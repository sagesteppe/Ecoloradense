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F9F2DF" w14:textId="74132F4F" w:rsidR="00B4174F" w:rsidRDefault="00000000">
      <w:pPr>
        <w:pStyle w:val="Title"/>
      </w:pPr>
      <w:del w:id="0" w:author="Benkendorf, Reed" w:date="2026-08-16T14:06:00Z" w16du:dateUtc="2026-08-16T21:06:00Z">
        <w:r w:rsidDel="004715C2">
          <w:delText xml:space="preserve">Using </w:delText>
        </w:r>
      </w:del>
      <w:ins w:id="1" w:author="Benkendorf, Reed" w:date="2026-08-16T14:06:00Z" w16du:dateUtc="2026-08-16T21:06:00Z">
        <w:r w:rsidR="004715C2">
          <w:t xml:space="preserve">Assessing the accuracy of </w:t>
        </w:r>
      </w:ins>
      <w:r>
        <w:t>ecological niche modelling for population mapping, and census size</w:t>
      </w:r>
      <w:del w:id="2" w:author="Benkendorf, Reed" w:date="2026-08-16T14:07:00Z" w16du:dateUtc="2026-08-16T21:07:00Z">
        <w:r w:rsidDel="003A51C4">
          <w:delText>s</w:delText>
        </w:r>
      </w:del>
      <w:r>
        <w:t xml:space="preserve"> estimation</w:t>
      </w:r>
      <w:del w:id="3" w:author="Benkendorf, Reed" w:date="2026-08-16T14:07:00Z" w16du:dateUtc="2026-08-16T21:07:00Z">
        <w:r w:rsidDel="003A51C4">
          <w:delText>s</w:delText>
        </w:r>
      </w:del>
      <w:r>
        <w:t xml:space="preserve"> of a rare</w:t>
      </w:r>
      <w:ins w:id="4" w:author="Benkendorf, Reed" w:date="2026-08-16T14:06:00Z" w16du:dateUtc="2026-08-16T21:06:00Z">
        <w:r w:rsidR="004775C4">
          <w:t xml:space="preserve"> </w:t>
        </w:r>
      </w:ins>
      <w:del w:id="5" w:author="Benkendorf, Reed" w:date="2026-08-16T14:06:00Z" w16du:dateUtc="2026-08-16T21:06:00Z">
        <w:r w:rsidDel="004775C4">
          <w:delText xml:space="preserve"> </w:delText>
        </w:r>
      </w:del>
      <w:commentRangeStart w:id="6"/>
      <w:r>
        <w:t>plant</w:t>
      </w:r>
      <w:commentRangeEnd w:id="6"/>
      <w:r w:rsidR="000E2160">
        <w:rPr>
          <w:rStyle w:val="CommentReference"/>
          <w:sz w:val="56"/>
          <w:szCs w:val="56"/>
        </w:rPr>
        <w:commentReference w:id="6"/>
      </w:r>
    </w:p>
    <w:p w14:paraId="2DE72A6E" w14:textId="77777777" w:rsidR="00B4174F" w:rsidRDefault="00000000">
      <w:pPr>
        <w:pStyle w:val="AbstractTitle"/>
      </w:pPr>
      <w:r>
        <w:t>Abstract</w:t>
      </w:r>
    </w:p>
    <w:p w14:paraId="52FE3BBB" w14:textId="77777777" w:rsidR="003A51C4" w:rsidRDefault="00000000">
      <w:pPr>
        <w:pStyle w:val="Abstract"/>
        <w:rPr>
          <w:ins w:id="7" w:author="Benkendorf, Reed" w:date="2026-08-16T14:07:00Z" w16du:dateUtc="2026-08-16T21:07:00Z"/>
        </w:rPr>
      </w:pPr>
      <w:r>
        <w:t xml:space="preserve"> Aim) Species distribution models (SDMs) are rarely </w:t>
      </w:r>
      <w:del w:id="8" w:author="Benkendorf, Reed" w:date="2026-08-16T13:25:00Z" w16du:dateUtc="2026-08-16T20:25:00Z">
        <w:r w:rsidDel="00CE49DE">
          <w:delText>field-verified</w:delText>
        </w:r>
      </w:del>
      <w:ins w:id="9" w:author="Benkendorf, Reed" w:date="2026-08-16T13:25:00Z" w16du:dateUtc="2026-08-16T20:25:00Z">
        <w:r w:rsidR="00CE49DE">
          <w:t>field verified</w:t>
        </w:r>
      </w:ins>
      <w:r>
        <w:t xml:space="preserve"> at landscape scales, and it remains unclear</w:t>
      </w:r>
      <w:ins w:id="10" w:author="Benkendorf, Reed" w:date="2026-08-16T13:25:00Z" w16du:dateUtc="2026-08-16T20:25:00Z">
        <w:r w:rsidR="00CE49DE">
          <w:t xml:space="preserve"> </w:t>
        </w:r>
      </w:ins>
      <w:del w:id="11" w:author="Benkendorf, Reed" w:date="2026-08-16T13:25:00Z" w16du:dateUtc="2026-08-16T20:25:00Z">
        <w:r w:rsidDel="00CE49DE">
          <w:delText xml:space="preserve"> whether </w:delText>
        </w:r>
      </w:del>
      <w:del w:id="12" w:author="Benkendorf, Reed" w:date="2026-08-16T13:24:00Z" w16du:dateUtc="2026-08-16T20:24:00Z">
        <w:r w:rsidDel="00CE49DE">
          <w:delText xml:space="preserve">their </w:delText>
        </w:r>
      </w:del>
      <w:ins w:id="13" w:author="Benkendorf, Reed" w:date="2026-08-16T13:24:00Z" w16du:dateUtc="2026-08-16T20:24:00Z">
        <w:r w:rsidR="00CE49DE">
          <w:t>how accurate</w:t>
        </w:r>
      </w:ins>
      <w:ins w:id="14" w:author="Benkendorf, Reed" w:date="2026-08-16T13:29:00Z" w16du:dateUtc="2026-08-16T20:29:00Z">
        <w:r w:rsidR="0089013E">
          <w:t>ly</w:t>
        </w:r>
      </w:ins>
      <w:ins w:id="15" w:author="Benkendorf, Reed" w:date="2026-08-16T13:24:00Z" w16du:dateUtc="2026-08-16T20:24:00Z">
        <w:r w:rsidR="00CE49DE">
          <w:t xml:space="preserve"> their </w:t>
        </w:r>
      </w:ins>
      <w:r>
        <w:t>predictions</w:t>
      </w:r>
      <w:ins w:id="16" w:author="Benkendorf, Reed" w:date="2026-08-16T13:24:00Z" w16du:dateUtc="2026-08-16T20:24:00Z">
        <w:r w:rsidR="00CE49DE">
          <w:t xml:space="preserve">, </w:t>
        </w:r>
      </w:ins>
      <w:del w:id="17" w:author="Benkendorf, Reed" w:date="2026-08-16T13:24:00Z" w16du:dateUtc="2026-08-16T20:24:00Z">
        <w:r w:rsidDel="00CE49DE">
          <w:delText xml:space="preserve"> — </w:delText>
        </w:r>
      </w:del>
      <w:r>
        <w:t>especially at fine spatial resolutions</w:t>
      </w:r>
      <w:ins w:id="18" w:author="Benkendorf, Reed" w:date="2026-08-16T13:24:00Z" w16du:dateUtc="2026-08-16T20:24:00Z">
        <w:r w:rsidR="00CE49DE">
          <w:t>,</w:t>
        </w:r>
      </w:ins>
      <w:del w:id="19" w:author="Benkendorf, Reed" w:date="2026-08-16T13:24:00Z" w16du:dateUtc="2026-08-16T20:24:00Z">
        <w:r w:rsidDel="00CE49DE">
          <w:delText xml:space="preserve"> —</w:delText>
        </w:r>
      </w:del>
      <w:r>
        <w:t xml:space="preserve"> </w:t>
      </w:r>
      <w:ins w:id="20" w:author="Benkendorf, Reed" w:date="2026-08-16T13:24:00Z" w16du:dateUtc="2026-08-16T20:24:00Z">
        <w:r w:rsidR="00CE49DE">
          <w:t xml:space="preserve">reflect reality, or </w:t>
        </w:r>
      </w:ins>
      <w:r>
        <w:t xml:space="preserve">can </w:t>
      </w:r>
      <w:del w:id="21" w:author="Benkendorf, Reed" w:date="2026-08-16T13:24:00Z" w16du:dateUtc="2026-08-16T20:24:00Z">
        <w:r w:rsidDel="00CE49DE">
          <w:delText xml:space="preserve">reliably </w:delText>
        </w:r>
      </w:del>
      <w:r>
        <w:t>guide the detection of new populations and sub-populations of rare plants</w:t>
      </w:r>
      <w:ins w:id="22" w:author="Benkendorf, Reed" w:date="2026-08-16T13:25:00Z" w16du:dateUtc="2026-08-16T20:25:00Z">
        <w:r w:rsidR="00CE49DE">
          <w:t>. Further, their ability to extend beyond habitat classif</w:t>
        </w:r>
      </w:ins>
      <w:ins w:id="23" w:author="Benkendorf, Reed" w:date="2026-08-16T13:26:00Z" w16du:dateUtc="2026-08-16T20:26:00Z">
        <w:r w:rsidR="00CE49DE">
          <w:t xml:space="preserve">ication to </w:t>
        </w:r>
      </w:ins>
      <w:del w:id="24" w:author="Benkendorf, Reed" w:date="2026-08-16T13:25:00Z" w16du:dateUtc="2026-08-16T20:25:00Z">
        <w:r w:rsidDel="00CE49DE">
          <w:delText xml:space="preserve">, </w:delText>
        </w:r>
      </w:del>
      <w:del w:id="25" w:author="Benkendorf, Reed" w:date="2026-08-16T13:26:00Z" w16du:dateUtc="2026-08-16T20:26:00Z">
        <w:r w:rsidDel="00CE49DE">
          <w:delText xml:space="preserve">or </w:delText>
        </w:r>
      </w:del>
      <w:r>
        <w:t>support estimates of population census size</w:t>
      </w:r>
      <w:ins w:id="26" w:author="Benkendorf, Reed" w:date="2026-08-16T13:26:00Z" w16du:dateUtc="2026-08-16T20:26:00Z">
        <w:r w:rsidR="00CE49DE">
          <w:t xml:space="preserve"> is unknown</w:t>
        </w:r>
      </w:ins>
      <w:r>
        <w:t xml:space="preserve">. We tested whether SDMs built at different resolutions, combined with distance-based sampling and density modelling, can achieve both. </w:t>
      </w:r>
    </w:p>
    <w:p w14:paraId="6A730283" w14:textId="2839F87A" w:rsidR="003A51C4" w:rsidRDefault="00000000">
      <w:pPr>
        <w:pStyle w:val="Abstract"/>
        <w:rPr>
          <w:ins w:id="27" w:author="Benkendorf, Reed" w:date="2026-08-16T14:07:00Z" w16du:dateUtc="2026-08-16T21:07:00Z"/>
        </w:rPr>
      </w:pPr>
      <w:r>
        <w:t xml:space="preserve">Location) South-central Rocky Mountains, Colorado, U.S.A. </w:t>
      </w:r>
    </w:p>
    <w:p w14:paraId="2386A7ED" w14:textId="024C5AC1" w:rsidR="0089013E" w:rsidRDefault="00000000">
      <w:pPr>
        <w:pStyle w:val="Abstract"/>
        <w:rPr>
          <w:ins w:id="28" w:author="Benkendorf, Reed" w:date="2026-08-16T13:29:00Z" w16du:dateUtc="2026-08-16T20:29:00Z"/>
        </w:rPr>
      </w:pPr>
      <w:r>
        <w:t xml:space="preserve">Methods) We compiled occurrence records for Eriogonum coloradense, a </w:t>
      </w:r>
      <w:ins w:id="29" w:author="Benkendorf, Reed" w:date="2026-08-16T13:26:00Z" w16du:dateUtc="2026-08-16T20:26:00Z">
        <w:r w:rsidR="00CE49DE">
          <w:t xml:space="preserve">geographically </w:t>
        </w:r>
      </w:ins>
      <w:del w:id="30" w:author="Benkendorf, Reed" w:date="2026-08-16T13:26:00Z" w16du:dateUtc="2026-08-16T20:26:00Z">
        <w:r w:rsidDel="00CE49DE">
          <w:delText xml:space="preserve">rare </w:delText>
        </w:r>
      </w:del>
      <w:r>
        <w:t xml:space="preserve">narrow endemic, from </w:t>
      </w:r>
      <w:del w:id="31" w:author="Benkendorf, Reed" w:date="2026-08-16T13:27:00Z" w16du:dateUtc="2026-08-16T20:27:00Z">
        <w:r w:rsidDel="0089013E">
          <w:delText xml:space="preserve">iNaturalist and </w:delText>
        </w:r>
      </w:del>
      <w:r>
        <w:t>regional herbaria</w:t>
      </w:r>
      <w:ins w:id="32" w:author="Benkendorf, Reed" w:date="2026-08-16T13:27:00Z" w16du:dateUtc="2026-08-16T20:27:00Z">
        <w:r w:rsidR="0089013E">
          <w:t xml:space="preserve"> and iNaturalist</w:t>
        </w:r>
      </w:ins>
      <w:r>
        <w:t xml:space="preserve">, and built random forest </w:t>
      </w:r>
      <w:ins w:id="33" w:author="Benkendorf, Reed" w:date="2026-08-16T13:26:00Z" w16du:dateUtc="2026-08-16T20:26:00Z">
        <w:r w:rsidR="00CE49DE">
          <w:t>ENM</w:t>
        </w:r>
      </w:ins>
      <w:del w:id="34" w:author="Benkendorf, Reed" w:date="2026-08-16T13:26:00Z" w16du:dateUtc="2026-08-16T20:26:00Z">
        <w:r w:rsidDel="00CE49DE">
          <w:delText>SDM</w:delText>
        </w:r>
      </w:del>
      <w:r>
        <w:t xml:space="preserve">s at three spatial resolutions (3, 1, and 1/3 arc-second). Before evaluating any model, we </w:t>
      </w:r>
      <w:del w:id="35" w:author="Benkendorf, Reed" w:date="2026-08-16T13:28:00Z" w16du:dateUtc="2026-08-16T20:28:00Z">
        <w:r w:rsidDel="0089013E">
          <w:delText xml:space="preserve">first </w:delText>
        </w:r>
      </w:del>
      <w:r>
        <w:t>ground-truthed the raw occurrence dataset itself</w:t>
      </w:r>
      <w:ins w:id="36" w:author="Benkendorf, Reed" w:date="2026-08-16T13:28:00Z" w16du:dateUtc="2026-08-16T20:28:00Z">
        <w:r w:rsidR="0089013E">
          <w:t xml:space="preserve"> and conducted preliminary surveys </w:t>
        </w:r>
      </w:ins>
      <w:ins w:id="37" w:author="Benkendorf, Reed" w:date="2026-08-16T14:12:00Z" w16du:dateUtc="2026-08-16T21:12:00Z">
        <w:r w:rsidR="002C03FB">
          <w:t>to estimate what a dedicated survey team would document</w:t>
        </w:r>
      </w:ins>
      <w:del w:id="38" w:author="Benkendorf, Reed" w:date="2026-08-16T13:28:00Z" w16du:dateUtc="2026-08-16T20:28:00Z">
        <w:r w:rsidDel="0089013E">
          <w:delText xml:space="preserve"> — revisiting existing, previously reported localities to confirm what was </w:delText>
        </w:r>
      </w:del>
      <w:del w:id="39" w:author="Benkendorf, Reed" w:date="2026-08-16T13:27:00Z" w16du:dateUtc="2026-08-16T20:27:00Z">
        <w:r w:rsidDel="00CE49DE">
          <w:delText xml:space="preserve">actually </w:delText>
        </w:r>
      </w:del>
      <w:del w:id="40" w:author="Benkendorf, Reed" w:date="2026-08-16T13:28:00Z" w16du:dateUtc="2026-08-16T20:28:00Z">
        <w:r w:rsidDel="0089013E">
          <w:delText>present — rather than relying on model predictions to guide us to already-known populations</w:delText>
        </w:r>
      </w:del>
      <w:r>
        <w:t xml:space="preserve">. We then tested model predictions using a spatially balanced, adaptive occupancy-based sampling design, classifying newly discovered sites as extensions of known populations, new sub-populations, or new populations based on their Euclidean and least-cost distance from existing occurrences. Plant density was modelled using </w:t>
      </w:r>
      <w:ins w:id="41" w:author="Benkendorf, Reed" w:date="2026-08-16T13:28:00Z" w16du:dateUtc="2026-08-16T20:28:00Z">
        <w:r w:rsidR="0089013E">
          <w:t xml:space="preserve">both Bayesian and </w:t>
        </w:r>
      </w:ins>
      <w:r>
        <w:t>five machine-learning approaches (XGBoost, light gradient boosting) under spatial and non-spatial cross-</w:t>
      </w:r>
      <w:del w:id="42" w:author="Benkendorf, Reed" w:date="2026-08-16T13:29:00Z" w16du:dateUtc="2026-08-16T20:29:00Z">
        <w:r w:rsidDel="0089013E">
          <w:delText>validation, and</w:delText>
        </w:r>
      </w:del>
      <w:ins w:id="43" w:author="Benkendorf, Reed" w:date="2026-08-16T13:29:00Z" w16du:dateUtc="2026-08-16T20:29:00Z">
        <w:r w:rsidR="0089013E">
          <w:t>validation and</w:t>
        </w:r>
      </w:ins>
      <w:r>
        <w:t xml:space="preserve"> combined with modelled population boundaries to estimate census size. </w:t>
      </w:r>
    </w:p>
    <w:p w14:paraId="18539A80" w14:textId="2B562999" w:rsidR="00B4174F" w:rsidRDefault="00000000">
      <w:pPr>
        <w:pStyle w:val="Abstract"/>
        <w:rPr>
          <w:ins w:id="44" w:author="Benkendorf, Reed" w:date="2026-08-16T14:08:00Z" w16du:dateUtc="2026-08-16T21:08:00Z"/>
        </w:rPr>
      </w:pPr>
      <w:r>
        <w:t>Results) Main Conclusions)</w:t>
      </w:r>
    </w:p>
    <w:p w14:paraId="55194F88" w14:textId="474E25BF" w:rsidR="00176472" w:rsidRPr="00176472" w:rsidRDefault="00176472">
      <w:pPr>
        <w:pStyle w:val="BodyText"/>
        <w:pPrChange w:id="45" w:author="Benkendorf, Reed" w:date="2026-08-16T14:08:00Z" w16du:dateUtc="2026-08-16T21:08:00Z">
          <w:pPr>
            <w:pStyle w:val="Abstract"/>
          </w:pPr>
        </w:pPrChange>
      </w:pPr>
      <w:ins w:id="46" w:author="Benkendorf, Reed" w:date="2026-08-16T14:08:00Z" w16du:dateUtc="2026-08-16T21:08:00Z">
        <w:r>
          <w:t xml:space="preserve">Keywords: spatial data science, </w:t>
        </w:r>
      </w:ins>
      <w:ins w:id="47" w:author="Benkendorf, Reed" w:date="2026-08-16T14:09:00Z" w16du:dateUtc="2026-08-16T21:09:00Z">
        <w:r w:rsidR="00C332ED">
          <w:t xml:space="preserve">land management, </w:t>
        </w:r>
      </w:ins>
      <w:ins w:id="48" w:author="Benkendorf, Reed" w:date="2026-08-16T14:08:00Z" w16du:dateUtc="2026-08-16T21:08:00Z">
        <w:r>
          <w:t xml:space="preserve">conservation, </w:t>
        </w:r>
      </w:ins>
      <w:ins w:id="49" w:author="Benkendorf, Reed" w:date="2026-08-16T14:09:00Z" w16du:dateUtc="2026-08-16T21:09:00Z">
        <w:r w:rsidR="0026525C">
          <w:t>rare plants</w:t>
        </w:r>
        <w:r w:rsidR="00095E7B">
          <w:t xml:space="preserve">, </w:t>
        </w:r>
      </w:ins>
      <w:ins w:id="50" w:author="Benkendorf, Reed" w:date="2026-08-16T14:10:00Z" w16du:dateUtc="2026-08-16T21:10:00Z">
        <w:r w:rsidR="00B5230F">
          <w:t>landscape ecology</w:t>
        </w:r>
      </w:ins>
    </w:p>
    <w:p w14:paraId="5A5AE07D" w14:textId="77777777" w:rsidR="00B4174F" w:rsidRDefault="00000000">
      <w:pPr>
        <w:pStyle w:val="Heading1"/>
      </w:pPr>
      <w:bookmarkStart w:id="51" w:name="introduction"/>
      <w:r>
        <w:t>1 | Introduction</w:t>
      </w:r>
    </w:p>
    <w:p w14:paraId="6B62F9E4" w14:textId="77777777" w:rsidR="00B4174F" w:rsidRDefault="00B4174F">
      <w:pPr>
        <w:pStyle w:val="FirstParagraph"/>
      </w:pPr>
      <w:hyperlink r:id="rId9">
        <w:r>
          <w:rPr>
            <w:rStyle w:val="Hyperlink"/>
          </w:rPr>
          <w:t>https://onlinelibrary.wiley.com/doi/10.1111/ele.12189</w:t>
        </w:r>
      </w:hyperlink>
      <w:r>
        <w:t xml:space="preserve"> </w:t>
      </w:r>
      <w:hyperlink r:id="rId10">
        <w:r>
          <w:rPr>
            <w:rStyle w:val="Hyperlink"/>
          </w:rPr>
          <w:t>https://onlinelibrary.wiley.com/doi/full/10.1111/ddi.13795</w:t>
        </w:r>
      </w:hyperlink>
      <w:r>
        <w:t xml:space="preserve"> # maybe </w:t>
      </w:r>
      <w:hyperlink r:id="rId11">
        <w:r>
          <w:rPr>
            <w:rStyle w:val="Hyperlink"/>
          </w:rPr>
          <w:t>https://www.cell.com/trends/ecology-evolution/fulltext/S0169-5347(18)30304-5</w:t>
        </w:r>
      </w:hyperlink>
      <w:r>
        <w:t xml:space="preserve"> </w:t>
      </w:r>
      <w:hyperlink r:id="rId12">
        <w:r>
          <w:rPr>
            <w:rStyle w:val="Hyperlink"/>
          </w:rPr>
          <w:t>https://www.nature.com/articles/s41559-026-03125-y</w:t>
        </w:r>
      </w:hyperlink>
      <w:r>
        <w:t xml:space="preserve"> # maybe</w:t>
      </w:r>
    </w:p>
    <w:p w14:paraId="4F19A1E7" w14:textId="6BFA63D0" w:rsidR="00B4174F" w:rsidRDefault="00000000">
      <w:pPr>
        <w:pStyle w:val="BodyText"/>
      </w:pPr>
      <w:r>
        <w:t>The effects of anthropogenic stressors have led to a global extinction crisis, with estimates suggesting that 20-45% of plant species are facing extinction (</w:t>
      </w:r>
      <w:hyperlink w:anchor="ref-bachman2024extinct">
        <w:r w:rsidR="00B4174F">
          <w:rPr>
            <w:rStyle w:val="Hyperlink"/>
          </w:rPr>
          <w:t>Bachman et al. 2024</w:t>
        </w:r>
      </w:hyperlink>
      <w:r>
        <w:t xml:space="preserve">; </w:t>
      </w:r>
      <w:hyperlink w:anchor="ref-brummitt2015green">
        <w:r w:rsidR="00B4174F">
          <w:rPr>
            <w:rStyle w:val="Hyperlink"/>
          </w:rPr>
          <w:t>Brummitt et al. 2015</w:t>
        </w:r>
      </w:hyperlink>
      <w:r>
        <w:t xml:space="preserve">; </w:t>
      </w:r>
      <w:hyperlink w:anchor="ref-pimm2015many">
        <w:r w:rsidR="00B4174F">
          <w:rPr>
            <w:rStyle w:val="Hyperlink"/>
          </w:rPr>
          <w:t>Pimm and Joppa 2015</w:t>
        </w:r>
      </w:hyperlink>
      <w:r>
        <w:t xml:space="preserve">; </w:t>
      </w:r>
      <w:hyperlink w:anchor="ref-nic2020extinction">
        <w:r w:rsidR="00B4174F">
          <w:rPr>
            <w:rStyle w:val="Hyperlink"/>
          </w:rPr>
          <w:t>Lughadha et al. 2020</w:t>
        </w:r>
      </w:hyperlink>
      <w:r>
        <w:t xml:space="preserve">). Determining which plant species to focus our conservation efforts (e.g., active restoration, preserve creation, </w:t>
      </w:r>
      <w:r>
        <w:rPr>
          <w:i/>
          <w:iCs/>
        </w:rPr>
        <w:t>ex situ</w:t>
      </w:r>
      <w:r>
        <w:t xml:space="preserve"> collections) on requires an array of natural history data seldom available to decision-makers (</w:t>
      </w:r>
      <w:hyperlink w:anchor="ref-heywood2017plant">
        <w:r w:rsidR="00B4174F">
          <w:rPr>
            <w:rStyle w:val="Hyperlink"/>
          </w:rPr>
          <w:t>Heywood 2017</w:t>
        </w:r>
      </w:hyperlink>
      <w:r>
        <w:t xml:space="preserve">). The environmental niche of a species, its occupied </w:t>
      </w:r>
      <w:r>
        <w:lastRenderedPageBreak/>
        <w:t xml:space="preserve">geographic extent, the occupancy of sites within the range, and the census size of populations are all essential attributes for evaluating </w:t>
      </w:r>
      <w:del w:id="52" w:author="Benkendorf, Reed" w:date="2026-08-16T13:30:00Z" w16du:dateUtc="2026-08-16T20:30:00Z">
        <w:r w:rsidDel="0089013E">
          <w:delText xml:space="preserve">the </w:delText>
        </w:r>
      </w:del>
      <w:ins w:id="53" w:author="Benkendorf, Reed" w:date="2026-08-16T13:30:00Z" w16du:dateUtc="2026-08-16T20:30:00Z">
        <w:r w:rsidR="0089013E">
          <w:t xml:space="preserve">a </w:t>
        </w:r>
      </w:ins>
      <w:r>
        <w:t>species</w:t>
      </w:r>
      <w:ins w:id="54" w:author="Benkendorf, Reed" w:date="2026-08-16T13:30:00Z" w16du:dateUtc="2026-08-16T20:30:00Z">
        <w:r w:rsidR="0089013E">
          <w:t xml:space="preserve"> continued existence</w:t>
        </w:r>
      </w:ins>
      <w:r>
        <w:t xml:space="preserve"> against anthropogenic stressors (</w:t>
      </w:r>
      <w:hyperlink w:anchor="ref-natural2001iucn">
        <w:r w:rsidR="00B4174F">
          <w:rPr>
            <w:rStyle w:val="Hyperlink"/>
          </w:rPr>
          <w:t>Commission 2001</w:t>
        </w:r>
      </w:hyperlink>
      <w:r>
        <w:t xml:space="preserve">; </w:t>
      </w:r>
      <w:hyperlink w:anchor="ref-faber2012natureserve">
        <w:r w:rsidR="00B4174F">
          <w:rPr>
            <w:rStyle w:val="Hyperlink"/>
          </w:rPr>
          <w:t>Faber-Langendoen et al. 2012</w:t>
        </w:r>
      </w:hyperlink>
      <w:r>
        <w:t xml:space="preserve">; </w:t>
      </w:r>
      <w:hyperlink w:anchor="ref-usfws2016ssa">
        <w:r w:rsidR="00B4174F">
          <w:rPr>
            <w:rStyle w:val="Hyperlink"/>
          </w:rPr>
          <w:t>USFWS 2016</w:t>
        </w:r>
      </w:hyperlink>
      <w:r>
        <w:t>). Although these attributes are relatively simple to characterise</w:t>
      </w:r>
      <w:del w:id="55" w:author="Benkendorf, Reed" w:date="2026-08-16T13:31:00Z" w16du:dateUtc="2026-08-16T20:31:00Z">
        <w:r w:rsidDel="0089013E">
          <w:delText xml:space="preserve"> on paper</w:delText>
        </w:r>
      </w:del>
      <w:r>
        <w:t xml:space="preserve">, implementation is time-consuming, requiring extensive fieldwork </w:t>
      </w:r>
      <w:del w:id="56" w:author="Benkendorf, Reed" w:date="2026-08-16T13:31:00Z" w16du:dateUtc="2026-08-16T20:31:00Z">
        <w:r w:rsidDel="0089013E">
          <w:delText>-</w:delText>
        </w:r>
      </w:del>
      <w:ins w:id="57" w:author="Benkendorf, Reed" w:date="2026-08-16T13:31:00Z" w16du:dateUtc="2026-08-16T20:31:00Z">
        <w:r w:rsidR="0089013E">
          <w:t>–</w:t>
        </w:r>
      </w:ins>
      <w:r>
        <w:t xml:space="preserve"> </w:t>
      </w:r>
      <w:del w:id="58" w:author="Benkendorf, Reed" w:date="2026-08-16T13:31:00Z" w16du:dateUtc="2026-08-16T20:31:00Z">
        <w:r w:rsidDel="0089013E">
          <w:delText xml:space="preserve">therefore </w:delText>
        </w:r>
      </w:del>
      <w:ins w:id="59" w:author="Benkendorf, Reed" w:date="2026-08-16T13:31:00Z" w16du:dateUtc="2026-08-16T20:31:00Z">
        <w:r w:rsidR="0089013E">
          <w:t xml:space="preserve">hence </w:t>
        </w:r>
      </w:ins>
      <w:r>
        <w:t xml:space="preserve">requiring proxies for </w:t>
      </w:r>
      <w:del w:id="60" w:author="Benkendorf, Reed" w:date="2026-08-16T13:31:00Z" w16du:dateUtc="2026-08-16T20:31:00Z">
        <w:r w:rsidDel="00163BC6">
          <w:delText>use in</w:delText>
        </w:r>
      </w:del>
      <w:r>
        <w:t xml:space="preserve"> conservation assessments (</w:t>
      </w:r>
      <w:hyperlink w:anchor="ref-juffe2016assessing">
        <w:r w:rsidR="00B4174F">
          <w:rPr>
            <w:rStyle w:val="Hyperlink"/>
          </w:rPr>
          <w:t>Juffe-Bignoli et al. 2016</w:t>
        </w:r>
      </w:hyperlink>
      <w:r>
        <w:t xml:space="preserve">; </w:t>
      </w:r>
      <w:hyperlink w:anchor="ref-bland2015cost">
        <w:r w:rsidR="00B4174F">
          <w:rPr>
            <w:rStyle w:val="Hyperlink"/>
          </w:rPr>
          <w:t>Bland et al. 2015</w:t>
        </w:r>
      </w:hyperlink>
      <w:r>
        <w:t xml:space="preserve">; </w:t>
      </w:r>
      <w:hyperlink w:anchor="ref-pelletier2018predicting">
        <w:r w:rsidR="00B4174F">
          <w:rPr>
            <w:rStyle w:val="Hyperlink"/>
          </w:rPr>
          <w:t>Pelletier et al. 2018</w:t>
        </w:r>
      </w:hyperlink>
      <w:r>
        <w:t>). Environmental niche models (ENMs or Species Distribution Models, SDMs) have made enormous contributions to two of these attributes, describing the realised environmental niche of a species, and the species’ geographic extent within it (</w:t>
      </w:r>
      <w:hyperlink w:anchor="ref-syfert2014using">
        <w:r w:rsidR="00B4174F">
          <w:rPr>
            <w:rStyle w:val="Hyperlink"/>
          </w:rPr>
          <w:t>Syfert et al. 2014</w:t>
        </w:r>
      </w:hyperlink>
      <w:r>
        <w:t xml:space="preserve">; </w:t>
      </w:r>
      <w:hyperlink w:anchor="ref-anderson2023integrating">
        <w:r w:rsidR="00B4174F">
          <w:rPr>
            <w:rStyle w:val="Hyperlink"/>
          </w:rPr>
          <w:t>R. P. Anderson 2023</w:t>
        </w:r>
      </w:hyperlink>
      <w:r>
        <w:t xml:space="preserve">; </w:t>
      </w:r>
      <w:hyperlink w:anchor="ref-kass2021improving">
        <w:r w:rsidR="00B4174F">
          <w:rPr>
            <w:rStyle w:val="Hyperlink"/>
          </w:rPr>
          <w:t>Kass et al. 2021</w:t>
        </w:r>
      </w:hyperlink>
      <w:r>
        <w:t>). Further, this progress - paired with a growing volume of occurrence data from citizen science platforms and the digitisation of natural history museum records - offers promise for modelling the remaining two attributes, occupancy and census size (</w:t>
      </w:r>
      <w:hyperlink w:anchor="ref-markham2023review">
        <w:r w:rsidR="00B4174F">
          <w:rPr>
            <w:rStyle w:val="Hyperlink"/>
          </w:rPr>
          <w:t>Markham et al. 2023</w:t>
        </w:r>
      </w:hyperlink>
      <w:r>
        <w:t xml:space="preserve">; </w:t>
      </w:r>
      <w:hyperlink w:anchor="ref-feldman2021trends">
        <w:r w:rsidR="00B4174F">
          <w:rPr>
            <w:rStyle w:val="Hyperlink"/>
          </w:rPr>
          <w:t>Feldman et al. 2021</w:t>
        </w:r>
      </w:hyperlink>
      <w:r>
        <w:t>).</w:t>
      </w:r>
    </w:p>
    <w:p w14:paraId="25650159" w14:textId="6DC0D3C5" w:rsidR="00B4174F" w:rsidRDefault="00000000">
      <w:pPr>
        <w:pStyle w:val="BodyText"/>
      </w:pPr>
      <w:r>
        <w:t>However, despite this progress, the utility of models is seldom field verified, especially at landscape scales (</w:t>
      </w:r>
      <w:hyperlink w:anchor="ref-chiffard2020anbs">
        <w:r w:rsidR="00B4174F">
          <w:rPr>
            <w:rStyle w:val="Hyperlink"/>
          </w:rPr>
          <w:t>Chiffard et al. 2020</w:t>
        </w:r>
      </w:hyperlink>
      <w:r>
        <w:t xml:space="preserve">; </w:t>
      </w:r>
      <w:hyperlink w:anchor="ref-a2022species">
        <w:r w:rsidR="00B4174F">
          <w:rPr>
            <w:rStyle w:val="Hyperlink"/>
          </w:rPr>
          <w:t>A. Lee-Yaw et al. 2022</w:t>
        </w:r>
      </w:hyperlink>
      <w:r>
        <w:t xml:space="preserve">). </w:t>
      </w:r>
      <w:ins w:id="61" w:author="Benkendorf, Reed" w:date="2026-08-16T11:00:00Z" w16du:dateUtc="2026-08-16T18:00:00Z">
        <w:r w:rsidR="00B24A4B">
          <w:t xml:space="preserve">Despite an awareness that </w:t>
        </w:r>
      </w:ins>
      <w:r>
        <w:t xml:space="preserve">ENMs generally suffer from having few, often spatially biased, occurrence records as dependent variables, which often fail to characterise the ecological breadth of the species </w:t>
      </w:r>
      <w:ins w:id="62" w:author="Benkendorf, Reed" w:date="2026-08-16T11:01:00Z" w16du:dateUtc="2026-08-16T18:01:00Z">
        <w:r w:rsidR="00B24A4B">
          <w:t xml:space="preserve">niche </w:t>
        </w:r>
      </w:ins>
      <w:r>
        <w:t>(</w:t>
      </w:r>
      <w:hyperlink w:anchor="ref-stolar2015accounting">
        <w:r w:rsidR="00B4174F">
          <w:rPr>
            <w:rStyle w:val="Hyperlink"/>
          </w:rPr>
          <w:t>Stolar and Nielsen 2015</w:t>
        </w:r>
      </w:hyperlink>
      <w:r>
        <w:t xml:space="preserve">; </w:t>
      </w:r>
      <w:hyperlink w:anchor="ref-feeley2011keep">
        <w:r w:rsidR="00B4174F">
          <w:rPr>
            <w:rStyle w:val="Hyperlink"/>
          </w:rPr>
          <w:t>Feeley and Silman 2011</w:t>
        </w:r>
      </w:hyperlink>
      <w:r>
        <w:t xml:space="preserve">; </w:t>
      </w:r>
      <w:hyperlink w:anchor="ref-pili2025correcting">
        <w:r w:rsidR="00B4174F">
          <w:rPr>
            <w:rStyle w:val="Hyperlink"/>
          </w:rPr>
          <w:t>Pili et al. 2025</w:t>
        </w:r>
      </w:hyperlink>
      <w:r>
        <w:t xml:space="preserve">). Accordingly, while many ENMs achieve high performance on hold-out test subsets, biases in the training data may be </w:t>
      </w:r>
      <w:del w:id="63" w:author="Benkendorf, Reed" w:date="2026-08-16T11:01:00Z" w16du:dateUtc="2026-08-16T18:01:00Z">
        <w:r w:rsidDel="00B24A4B">
          <w:delText xml:space="preserve">carried </w:delText>
        </w:r>
      </w:del>
      <w:ins w:id="64" w:author="Benkendorf, Reed" w:date="2026-08-16T11:01:00Z" w16du:dateUtc="2026-08-16T18:01:00Z">
        <w:r w:rsidR="00B24A4B">
          <w:t xml:space="preserve">propagated </w:t>
        </w:r>
      </w:ins>
      <w:r>
        <w:t>into predictions (</w:t>
      </w:r>
      <w:hyperlink w:anchor="ref-a2022species">
        <w:r w:rsidR="00B4174F">
          <w:rPr>
            <w:rStyle w:val="Hyperlink"/>
          </w:rPr>
          <w:t>A. Lee-Yaw et al. 2022</w:t>
        </w:r>
      </w:hyperlink>
      <w:r>
        <w:t xml:space="preserve">). </w:t>
      </w:r>
      <w:del w:id="65" w:author="Benkendorf, Reed" w:date="2026-08-16T11:02:00Z" w16du:dateUtc="2026-08-16T18:02:00Z">
        <w:r w:rsidDel="00B24A4B">
          <w:delText xml:space="preserve">To </w:delText>
        </w:r>
      </w:del>
      <w:ins w:id="66" w:author="Benkendorf, Reed" w:date="2026-08-16T11:02:00Z" w16du:dateUtc="2026-08-16T18:02:00Z">
        <w:r w:rsidR="00B24A4B">
          <w:t xml:space="preserve">Increasingly adaptive-niche-based sampling (ANBS), which </w:t>
        </w:r>
      </w:ins>
      <w:del w:id="67" w:author="Benkendorf, Reed" w:date="2026-08-16T11:03:00Z" w16du:dateUtc="2026-08-16T18:03:00Z">
        <w:r w:rsidDel="00B24A4B">
          <w:delText xml:space="preserve">generate </w:delText>
        </w:r>
      </w:del>
      <w:ins w:id="68" w:author="Benkendorf, Reed" w:date="2026-08-16T11:03:00Z" w16du:dateUtc="2026-08-16T18:03:00Z">
        <w:r w:rsidR="00B24A4B">
          <w:t xml:space="preserve">generates larger data sets of </w:t>
        </w:r>
      </w:ins>
      <w:del w:id="69" w:author="Benkendorf, Reed" w:date="2026-08-16T11:03:00Z" w16du:dateUtc="2026-08-16T18:03:00Z">
        <w:r w:rsidDel="00B24A4B">
          <w:delText xml:space="preserve">more </w:delText>
        </w:r>
      </w:del>
      <w:ins w:id="70" w:author="Benkendorf, Reed" w:date="2026-08-16T11:03:00Z" w16du:dateUtc="2026-08-16T18:03:00Z">
        <w:r w:rsidR="00B24A4B">
          <w:t xml:space="preserve">both </w:t>
        </w:r>
      </w:ins>
      <w:r>
        <w:t>presence and absence records for training</w:t>
      </w:r>
      <w:ins w:id="71" w:author="Benkendorf, Reed" w:date="2026-08-16T11:04:00Z" w16du:dateUtc="2026-08-16T18:04:00Z">
        <w:r w:rsidR="00B24A4B">
          <w:t xml:space="preserve"> – leading to more robust models</w:t>
        </w:r>
      </w:ins>
      <w:del w:id="72" w:author="Benkendorf, Reed" w:date="2026-08-16T11:02:00Z" w16du:dateUtc="2026-08-16T18:02:00Z">
        <w:r w:rsidDel="00B24A4B">
          <w:delText>, adaptive-niche-based sampling (ANBS) is increasingly used</w:delText>
        </w:r>
      </w:del>
      <w:ins w:id="73" w:author="Benkendorf, Reed" w:date="2026-08-16T11:03:00Z" w16du:dateUtc="2026-08-16T18:03:00Z">
        <w:r w:rsidR="00B24A4B">
          <w:t xml:space="preserve">, while possibly obtaining more data from sparsely sampled niche space. </w:t>
        </w:r>
      </w:ins>
      <w:ins w:id="74" w:author="Benkendorf, Reed" w:date="2026-08-16T11:04:00Z" w16du:dateUtc="2026-08-16T18:04:00Z">
        <w:r w:rsidR="00B24A4B">
          <w:t xml:space="preserve">However, most ANBS sampling has </w:t>
        </w:r>
      </w:ins>
      <w:del w:id="75" w:author="Benkendorf, Reed" w:date="2026-08-16T11:03:00Z" w16du:dateUtc="2026-08-16T18:03:00Z">
        <w:r w:rsidDel="00B24A4B">
          <w:delText xml:space="preserve">. … </w:delText>
        </w:r>
      </w:del>
      <w:r>
        <w:t xml:space="preserve">preferentially </w:t>
      </w:r>
      <w:del w:id="76" w:author="Benkendorf, Reed" w:date="2026-08-16T11:04:00Z" w16du:dateUtc="2026-08-16T18:04:00Z">
        <w:r w:rsidDel="00B24A4B">
          <w:delText xml:space="preserve">visiting </w:delText>
        </w:r>
      </w:del>
      <w:ins w:id="77" w:author="Benkendorf, Reed" w:date="2026-08-16T11:04:00Z" w16du:dateUtc="2026-08-16T18:04:00Z">
        <w:r w:rsidR="00B24A4B">
          <w:t xml:space="preserve">visited </w:t>
        </w:r>
      </w:ins>
      <w:r>
        <w:t xml:space="preserve">cells with high predicted occurrence probability </w:t>
      </w:r>
      <w:del w:id="78" w:author="Benkendorf, Reed" w:date="2026-08-16T11:04:00Z" w16du:dateUtc="2026-08-16T18:04:00Z">
        <w:r w:rsidDel="00B24A4B">
          <w:delText xml:space="preserve">or high prediction uncertainty </w:delText>
        </w:r>
      </w:del>
      <w:r>
        <w:t>(</w:t>
      </w:r>
      <w:hyperlink w:anchor="ref-guisan2006using">
        <w:r w:rsidR="00B4174F">
          <w:rPr>
            <w:rStyle w:val="Hyperlink"/>
          </w:rPr>
          <w:t>Guisan et al. 2006</w:t>
        </w:r>
      </w:hyperlink>
      <w:r>
        <w:t>); because such cells are</w:t>
      </w:r>
      <w:ins w:id="79" w:author="Benkendorf, Reed" w:date="2026-08-16T11:04:00Z" w16du:dateUtc="2026-08-16T18:04:00Z">
        <w:r w:rsidR="00B24A4B">
          <w:t xml:space="preserve"> often </w:t>
        </w:r>
      </w:ins>
      <w:del w:id="80" w:author="Benkendorf, Reed" w:date="2026-08-16T11:04:00Z" w16du:dateUtc="2026-08-16T18:04:00Z">
        <w:r w:rsidDel="00B24A4B">
          <w:delText xml:space="preserve">, almost by definition, </w:delText>
        </w:r>
      </w:del>
      <w:r>
        <w:t xml:space="preserve">close to already-known occurrences, this tests a model’s easiest predictions rather than </w:t>
      </w:r>
      <w:del w:id="81" w:author="Benkendorf, Reed" w:date="2026-08-16T11:05:00Z" w16du:dateUtc="2026-08-16T18:05:00Z">
        <w:r w:rsidDel="00B24A4B">
          <w:delText>confirming whether the occurrence records it was trained on remain accurate on the ground</w:delText>
        </w:r>
      </w:del>
      <w:ins w:id="82" w:author="Benkendorf, Reed" w:date="2026-08-16T11:05:00Z" w16du:dateUtc="2026-08-16T18:05:00Z">
        <w:r w:rsidR="00B24A4B">
          <w:t>expanding its training data to better reflect the species niche</w:t>
        </w:r>
      </w:ins>
      <w:r>
        <w:t>. Refitting a model with this newly acquired data not only expands the presence/absence pool</w:t>
      </w:r>
      <w:ins w:id="83" w:author="Benkendorf, Reed" w:date="2026-08-16T11:06:00Z" w16du:dateUtc="2026-08-16T18:06:00Z">
        <w:r w:rsidR="003C3691">
          <w:t xml:space="preserve"> ((ALLOWING BETTER PARTINIONING OF CONTRIBUTIONS OF INDEPENDENT VARIABLES))</w:t>
        </w:r>
      </w:ins>
      <w:r>
        <w:t>, but also verifies coordinate placement, confirms that historic points are still extant</w:t>
      </w:r>
      <w:ins w:id="84" w:author="Benkendorf, Reed" w:date="2026-08-16T11:07:00Z" w16du:dateUtc="2026-08-16T18:07:00Z">
        <w:r w:rsidR="003C3691">
          <w:t xml:space="preserve"> ((BOTH DECREASING RECORDS OUTSIDE THE NICHE))</w:t>
        </w:r>
      </w:ins>
      <w:r>
        <w:t xml:space="preserve">, reduces model uncertainty, and </w:t>
      </w:r>
      <w:ins w:id="85" w:author="Benkendorf, Reed" w:date="2026-08-16T11:07:00Z" w16du:dateUtc="2026-08-16T18:07:00Z">
        <w:r w:rsidR="003C3691">
          <w:t xml:space="preserve">may </w:t>
        </w:r>
      </w:ins>
      <w:r>
        <w:t>yield</w:t>
      </w:r>
      <w:del w:id="86" w:author="Benkendorf, Reed" w:date="2026-08-16T11:07:00Z" w16du:dateUtc="2026-08-16T18:07:00Z">
        <w:r w:rsidDel="003C3691">
          <w:delText>s</w:delText>
        </w:r>
      </w:del>
      <w:r>
        <w:t xml:space="preserve"> additional data such as census estimates and life stage demographics (</w:t>
      </w:r>
      <w:hyperlink w:anchor="ref-stockwell2002effects">
        <w:r w:rsidR="00B4174F">
          <w:rPr>
            <w:rStyle w:val="Hyperlink"/>
          </w:rPr>
          <w:t>Stockwell and Peterson 2002</w:t>
        </w:r>
      </w:hyperlink>
      <w:r>
        <w:t xml:space="preserve">; </w:t>
      </w:r>
      <w:hyperlink w:anchor="ref-wisz2008effects">
        <w:r w:rsidR="00B4174F">
          <w:rPr>
            <w:rStyle w:val="Hyperlink"/>
          </w:rPr>
          <w:t>Wisz et al. 2008</w:t>
        </w:r>
      </w:hyperlink>
      <w:r>
        <w:t xml:space="preserve">; </w:t>
      </w:r>
      <w:hyperlink w:anchor="ref-jansen2022stop">
        <w:r w:rsidR="00B4174F">
          <w:rPr>
            <w:rStyle w:val="Hyperlink"/>
          </w:rPr>
          <w:t>Jansen et al. 2022</w:t>
        </w:r>
      </w:hyperlink>
      <w:r>
        <w:t xml:space="preserve">; </w:t>
      </w:r>
      <w:hyperlink w:anchor="ref-mondain2024adaptive">
        <w:r w:rsidR="00B4174F">
          <w:rPr>
            <w:rStyle w:val="Hyperlink"/>
          </w:rPr>
          <w:t>Mondain-Monval et al. 2024</w:t>
        </w:r>
      </w:hyperlink>
      <w:r>
        <w:t>). Ground-truthing results are, in any case, seldom shared or reported for plant species, and even less effort has apparently been made to first verify the baseline reliability of existing records for rare species specifically (</w:t>
      </w:r>
      <w:hyperlink w:anchor="ref-johnson2023field">
        <w:r w:rsidR="00B4174F">
          <w:rPr>
            <w:rStyle w:val="Hyperlink"/>
          </w:rPr>
          <w:t>Johnson et al. 2023</w:t>
        </w:r>
      </w:hyperlink>
      <w:r>
        <w:t xml:space="preserve">; </w:t>
      </w:r>
      <w:hyperlink w:anchor="ref-borokini2023iterative">
        <w:r w:rsidR="00B4174F">
          <w:rPr>
            <w:rStyle w:val="Hyperlink"/>
          </w:rPr>
          <w:t>Borokini et al. 2023</w:t>
        </w:r>
      </w:hyperlink>
      <w:r>
        <w:t xml:space="preserve">; </w:t>
      </w:r>
      <w:hyperlink w:anchor="ref-zimmer2023field">
        <w:r w:rsidR="00B4174F">
          <w:rPr>
            <w:rStyle w:val="Hyperlink"/>
          </w:rPr>
          <w:t>Zimmer et al. 2023</w:t>
        </w:r>
      </w:hyperlink>
      <w:r>
        <w:t>).</w:t>
      </w:r>
    </w:p>
    <w:p w14:paraId="2EF1726C" w14:textId="77777777" w:rsidR="00B4174F" w:rsidRDefault="00000000">
      <w:pPr>
        <w:pStyle w:val="BodyText"/>
      </w:pPr>
      <w:r>
        <w:t>The spatial grain of environmental variables has often been too coarse to model the micro-environments that govern many rare plants’ distributions, especially in heterogeneous environments (</w:t>
      </w:r>
      <w:hyperlink w:anchor="ref-guisan2013predicting">
        <w:r w:rsidR="00B4174F">
          <w:rPr>
            <w:rStyle w:val="Hyperlink"/>
          </w:rPr>
          <w:t>Guisan et al. 2013</w:t>
        </w:r>
      </w:hyperlink>
      <w:r>
        <w:t>). Accordingly, most early ENM work targeted resolutions useful for conservation policy decisions, while resolutions fine enough for natural resource professionals’ individual management decisions remain nascent. Recent advances in remote sensing, statistics, and software have narrowed this resolution mismatch (</w:t>
      </w:r>
      <w:hyperlink w:anchor="ref-zellweger2019advances">
        <w:r w:rsidR="00B4174F">
          <w:rPr>
            <w:rStyle w:val="Hyperlink"/>
          </w:rPr>
          <w:t>Zellweger et al. 2019</w:t>
        </w:r>
      </w:hyperlink>
      <w:r>
        <w:t xml:space="preserve">). Recent papers have had mixed results regarding the effects of </w:t>
      </w:r>
      <w:r>
        <w:lastRenderedPageBreak/>
        <w:t>imprecisely mapped occurrence data on ENM predictions, with indications that models generated in more heterogeneous environments, and at finer resolutions (e.g. ca. 3 arc-second to 10 arc-minutes (~14.5km at 38</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suffer minor decreases in model performance (</w:t>
      </w:r>
      <w:hyperlink w:anchor="ref-graham2008influence">
        <w:r w:rsidR="00B4174F">
          <w:rPr>
            <w:rStyle w:val="Hyperlink"/>
          </w:rPr>
          <w:t>Graham et al. 2008</w:t>
        </w:r>
      </w:hyperlink>
      <w:r>
        <w:t xml:space="preserve">; </w:t>
      </w:r>
      <w:hyperlink w:anchor="ref-smith2023including">
        <w:r w:rsidR="00B4174F">
          <w:rPr>
            <w:rStyle w:val="Hyperlink"/>
          </w:rPr>
          <w:t>Smith et al. 2023</w:t>
        </w:r>
      </w:hyperlink>
      <w:r>
        <w:t>) with real species, while increasing error in mapping has drastic effects on model predictions with virtually simulated species (</w:t>
      </w:r>
      <w:hyperlink w:anchor="ref-gabor2022positional">
        <w:r w:rsidR="00B4174F">
          <w:rPr>
            <w:rStyle w:val="Hyperlink"/>
          </w:rPr>
          <w:t>Gábor et al. 2022</w:t>
        </w:r>
      </w:hyperlink>
      <w:r>
        <w:t>).</w:t>
      </w:r>
    </w:p>
    <w:p w14:paraId="7FBF70D2" w14:textId="760FEC82" w:rsidR="00B4174F" w:rsidRDefault="00000000">
      <w:pPr>
        <w:pStyle w:val="BodyText"/>
      </w:pPr>
      <w:r>
        <w:t xml:space="preserve">An ENM predicts a single variable: the probability of suitable habitat for the taxon (taddeo2026diversitydistributions). However, in most conservation applications, the insight desired from an ENM is the species’ realised distribution (cite). Significant progress has been made integrating </w:t>
      </w:r>
      <w:del w:id="87" w:author="Benkendorf, Reed" w:date="2026-08-16T11:08:00Z" w16du:dateUtc="2026-08-16T18:08:00Z">
        <w:r w:rsidDel="003C3691">
          <w:delText xml:space="preserve">SDM </w:delText>
        </w:r>
      </w:del>
      <w:ins w:id="88" w:author="Benkendorf, Reed" w:date="2026-08-16T11:08:00Z" w16du:dateUtc="2026-08-16T18:08:00Z">
        <w:r w:rsidR="003C3691">
          <w:t xml:space="preserve">ENM </w:t>
        </w:r>
      </w:ins>
      <w:r>
        <w:t>predictions with models of dispersal, recognising that the bridge between an ENM and a plant population’s presence is propagule dispersal and establishment, not the distribution of the fundamental niche alone (</w:t>
      </w:r>
      <w:hyperlink w:anchor="ref-guisan2005predicting">
        <w:r w:rsidR="00B4174F">
          <w:rPr>
            <w:rStyle w:val="Hyperlink"/>
          </w:rPr>
          <w:t>Guisan and Thuiller 2005</w:t>
        </w:r>
      </w:hyperlink>
      <w:r>
        <w:t xml:space="preserve">; </w:t>
      </w:r>
      <w:hyperlink w:anchor="ref-franklin2010moving">
        <w:r w:rsidR="00B4174F">
          <w:rPr>
            <w:rStyle w:val="Hyperlink"/>
          </w:rPr>
          <w:t>Franklin 2010</w:t>
        </w:r>
      </w:hyperlink>
      <w:r>
        <w:t xml:space="preserve">; </w:t>
      </w:r>
      <w:hyperlink w:anchor="ref-engler2009migclim">
        <w:r w:rsidR="00B4174F">
          <w:rPr>
            <w:rStyle w:val="Hyperlink"/>
          </w:rPr>
          <w:t>Engler and Guisan 2009</w:t>
        </w:r>
      </w:hyperlink>
      <w:r>
        <w:t>). Previous innovations have largely focused on connecting currently suitable habitat to habitat predicted to be suitable under climate change (</w:t>
      </w:r>
      <w:hyperlink w:anchor="ref-engler2009migclim">
        <w:r w:rsidR="00B4174F">
          <w:rPr>
            <w:rStyle w:val="Hyperlink"/>
          </w:rPr>
          <w:t>Engler and Guisan 2009</w:t>
        </w:r>
      </w:hyperlink>
      <w:r>
        <w:t xml:space="preserve">; </w:t>
      </w:r>
      <w:hyperlink w:anchor="ref-bocedi2014range">
        <w:r w:rsidR="00B4174F">
          <w:rPr>
            <w:rStyle w:val="Hyperlink"/>
          </w:rPr>
          <w:t>Bocedi et al. 2014</w:t>
        </w:r>
      </w:hyperlink>
      <w:r>
        <w:t xml:space="preserve">), rather than on detecting populations that already exist but remain undiscovered. To assist practitioners in detecting new populations or extending the range of known populations, we propose modelling plant occupancy as a random variable that depends on distance from known occupied sites. ‘Distance’ may be defined as Euclidean (or Haversine), or as a least-cost distance reflecting a generalised surface which conveys the difficulty for </w:t>
      </w:r>
      <w:del w:id="89" w:author="Benkendorf, Reed" w:date="2026-08-16T11:09:00Z" w16du:dateUtc="2026-08-16T18:09:00Z">
        <w:r w:rsidDel="003C3691">
          <w:delText xml:space="preserve">seeds </w:delText>
        </w:r>
      </w:del>
      <w:ins w:id="90" w:author="Benkendorf, Reed" w:date="2026-08-16T11:09:00Z" w16du:dateUtc="2026-08-16T18:09:00Z">
        <w:r w:rsidR="003C3691">
          <w:t xml:space="preserve">propagules (e.g. seeds) </w:t>
        </w:r>
      </w:ins>
      <w:r>
        <w:t>to travel between the nearest occupied sites and the site of interest (</w:t>
      </w:r>
      <w:hyperlink w:anchor="ref-etherington2016least">
        <w:r w:rsidR="00B4174F">
          <w:rPr>
            <w:rStyle w:val="Hyperlink"/>
          </w:rPr>
          <w:t>Etherington 2016</w:t>
        </w:r>
      </w:hyperlink>
      <w:r>
        <w:t>). By combining habitat suitability with both Euclidean and least-cost distance, we distinguish candidate sites as extensions of known populations, new sub-populations, or new populations, rather than relying on suitability alone to prioritise field verification.</w:t>
      </w:r>
    </w:p>
    <w:p w14:paraId="6E583574" w14:textId="5FA1FEB1" w:rsidR="00B4174F" w:rsidRDefault="00000000">
      <w:pPr>
        <w:pStyle w:val="BodyText"/>
      </w:pPr>
      <w:r>
        <w:t xml:space="preserve">Obtaining reliable estimates of plant population census sizes requires two pieces of information: 1) measurements of plant density and 2) population extent. Observers often estimate population sizes rather than directly measuring boundaries or density, </w:t>
      </w:r>
      <w:del w:id="91" w:author="Benkendorf, Reed" w:date="2026-08-16T11:10:00Z" w16du:dateUtc="2026-08-16T18:10:00Z">
        <w:r w:rsidDel="003C3691">
          <w:delText>and these</w:delText>
        </w:r>
      </w:del>
      <w:ins w:id="92" w:author="Benkendorf, Reed" w:date="2026-08-16T11:10:00Z" w16du:dateUtc="2026-08-16T18:10:00Z">
        <w:r w:rsidR="003C3691">
          <w:t xml:space="preserve">which can be unreliable and does not carry estimates of uncertainty </w:t>
        </w:r>
      </w:ins>
      <w:del w:id="93" w:author="Benkendorf, Reed" w:date="2026-08-16T11:10:00Z" w16du:dateUtc="2026-08-16T18:10:00Z">
        <w:r w:rsidDel="003C3691">
          <w:delText xml:space="preserve"> estimates can be unreliable </w:delText>
        </w:r>
      </w:del>
      <w:r>
        <w:t>(</w:t>
      </w:r>
      <w:hyperlink w:anchor="ref-ReischChristoph2018Acom">
        <w:r w:rsidR="00B4174F">
          <w:rPr>
            <w:rStyle w:val="Hyperlink"/>
          </w:rPr>
          <w:t>Reisch et al. 2018</w:t>
        </w:r>
      </w:hyperlink>
      <w:r>
        <w:t>). Several field methods for acquiring density measurements have been developed (</w:t>
      </w:r>
      <w:hyperlink w:anchor="ref-rominger2019application">
        <w:r w:rsidR="00B4174F">
          <w:rPr>
            <w:rStyle w:val="Hyperlink"/>
          </w:rPr>
          <w:t>Rominger and Meyer 2019</w:t>
        </w:r>
      </w:hyperlink>
      <w:r>
        <w:t xml:space="preserve">; </w:t>
      </w:r>
      <w:hyperlink w:anchor="ref-krening2021sampling">
        <w:r w:rsidR="00B4174F">
          <w:rPr>
            <w:rStyle w:val="Hyperlink"/>
          </w:rPr>
          <w:t>Krening et al. 2021</w:t>
        </w:r>
      </w:hyperlink>
      <w:r>
        <w:t xml:space="preserve">; </w:t>
      </w:r>
      <w:hyperlink w:anchor="ref-ermakova2021densities">
        <w:r w:rsidR="00B4174F">
          <w:rPr>
            <w:rStyle w:val="Hyperlink"/>
          </w:rPr>
          <w:t>Ermakova et al. 2021</w:t>
        </w:r>
      </w:hyperlink>
      <w:r>
        <w:t xml:space="preserve">; </w:t>
      </w:r>
      <w:hyperlink w:anchor="ref-alfaro2019optimal">
        <w:r w:rsidR="00B4174F">
          <w:rPr>
            <w:rStyle w:val="Hyperlink"/>
          </w:rPr>
          <w:t>Alfaro-Saiz et al. 2019</w:t>
        </w:r>
      </w:hyperlink>
      <w:r>
        <w:t xml:space="preserve">; </w:t>
      </w:r>
      <w:hyperlink w:anchor="ref-schorr2013using">
        <w:r w:rsidR="00B4174F">
          <w:rPr>
            <w:rStyle w:val="Hyperlink"/>
          </w:rPr>
          <w:t>Schorr 2013</w:t>
        </w:r>
      </w:hyperlink>
      <w:r>
        <w:t>) to estimate population census size (</w:t>
      </w:r>
      <w:r>
        <w:rPr>
          <w:i/>
          <w:iCs/>
        </w:rPr>
        <w:t>N</w:t>
      </w:r>
      <w:r>
        <w:t>), as well as genomic methods to estimate effective population sizes (</w:t>
      </w:r>
      <w:r>
        <w:rPr>
          <w:i/>
          <w:iCs/>
        </w:rPr>
        <w:t>N</w:t>
      </w:r>
      <w:r>
        <w:rPr>
          <w:i/>
          <w:iCs/>
          <w:vertAlign w:val="subscript"/>
        </w:rPr>
        <w:t>e</w:t>
      </w:r>
      <w:r>
        <w:t>) (e.g. linkage disequilibrium) (</w:t>
      </w:r>
      <w:hyperlink w:anchor="ref-waples2024practical">
        <w:r w:rsidR="00B4174F">
          <w:rPr>
            <w:rStyle w:val="Hyperlink"/>
          </w:rPr>
          <w:t>Waples 2024</w:t>
        </w:r>
      </w:hyperlink>
      <w:r>
        <w:t xml:space="preserve">). However, these methods are focused on descriptive rather than predictive processes, estimating uncertainty in measurements </w:t>
      </w:r>
      <w:r>
        <w:rPr>
          <w:i/>
          <w:iCs/>
        </w:rPr>
        <w:t>within</w:t>
      </w:r>
      <w:r>
        <w:t xml:space="preserve"> a population rather than across the species’ range</w:t>
      </w:r>
      <w:ins w:id="94" w:author="Benkendorf, Reed" w:date="2026-08-16T11:41:00Z" w16du:dateUtc="2026-08-16T18:41:00Z">
        <w:r w:rsidR="0070114F">
          <w:t xml:space="preserve"> without the use of covariates</w:t>
        </w:r>
      </w:ins>
      <w:r>
        <w:t>. We propose generating density estimates with spatial statistical models that predict both estimates and uncertainty across gridded surfaces (</w:t>
      </w:r>
      <w:hyperlink w:anchor="ref-oliver2012population">
        <w:r w:rsidR="00B4174F">
          <w:rPr>
            <w:rStyle w:val="Hyperlink"/>
          </w:rPr>
          <w:t>Oliver et al. 2012</w:t>
        </w:r>
      </w:hyperlink>
      <w:r>
        <w:t xml:space="preserve">; </w:t>
      </w:r>
      <w:hyperlink w:anchor="ref-doser2022spabundance">
        <w:r w:rsidR="00B4174F">
          <w:rPr>
            <w:rStyle w:val="Hyperlink"/>
          </w:rPr>
          <w:t>Doser et al. 2024</w:t>
        </w:r>
      </w:hyperlink>
      <w:r>
        <w:t xml:space="preserve">; </w:t>
      </w:r>
      <w:hyperlink w:anchor="ref-a2022species">
        <w:r w:rsidR="00B4174F">
          <w:rPr>
            <w:rStyle w:val="Hyperlink"/>
          </w:rPr>
          <w:t>A. Lee-Yaw et al. 2022</w:t>
        </w:r>
      </w:hyperlink>
      <w:r>
        <w:t xml:space="preserve">). The second requirement, mapping a population’s boundaries, is similarly time-consuming but </w:t>
      </w:r>
      <w:del w:id="95" w:author="Benkendorf, Reed" w:date="2026-08-16T11:11:00Z" w16du:dateUtc="2026-08-16T18:11:00Z">
        <w:r w:rsidDel="003C3691">
          <w:delText xml:space="preserve">no less </w:delText>
        </w:r>
      </w:del>
      <w:r>
        <w:t xml:space="preserve">essential for </w:t>
      </w:r>
      <w:del w:id="96" w:author="Benkendorf, Reed" w:date="2026-08-16T11:11:00Z" w16du:dateUtc="2026-08-16T18:11:00Z">
        <w:r w:rsidDel="003C3691">
          <w:delText>a realistic</w:delText>
        </w:r>
      </w:del>
      <w:ins w:id="97" w:author="Benkendorf, Reed" w:date="2026-08-16T11:11:00Z" w16du:dateUtc="2026-08-16T18:11:00Z">
        <w:r w:rsidR="003C3691">
          <w:t>an accurate</w:t>
        </w:r>
      </w:ins>
      <w:r>
        <w:t xml:space="preserve"> census size estimate. </w:t>
      </w:r>
      <w:ins w:id="98" w:author="Benkendorf, Reed" w:date="2026-08-16T11:12:00Z" w16du:dateUtc="2026-08-16T18:12:00Z">
        <w:r w:rsidR="003C3691">
          <w:t>Currently p</w:t>
        </w:r>
      </w:ins>
      <w:del w:id="99" w:author="Benkendorf, Reed" w:date="2026-08-16T11:12:00Z" w16du:dateUtc="2026-08-16T18:12:00Z">
        <w:r w:rsidDel="003C3691">
          <w:delText>P</w:delText>
        </w:r>
      </w:del>
      <w:r>
        <w:t xml:space="preserve">opulation boundaries are </w:t>
      </w:r>
      <w:del w:id="100" w:author="Benkendorf, Reed" w:date="2026-08-16T11:12:00Z" w16du:dateUtc="2026-08-16T18:12:00Z">
        <w:r w:rsidDel="003C3691">
          <w:delText xml:space="preserve">currently </w:delText>
        </w:r>
      </w:del>
      <w:r>
        <w:t xml:space="preserve">delineated implicitly: practitioners walk outward </w:t>
      </w:r>
      <w:ins w:id="101" w:author="Benkendorf, Reed" w:date="2026-08-16T11:12:00Z" w16du:dateUtc="2026-08-16T18:12:00Z">
        <w:r w:rsidR="003C3691">
          <w:t xml:space="preserve">from the population </w:t>
        </w:r>
      </w:ins>
      <w:r>
        <w:t>until gene flow between individuals should be minimal (e.g., 1km), searching for additional individuals, or rely on aerial imagery (</w:t>
      </w:r>
      <w:hyperlink w:anchor="ref-alma9955306914202441">
        <w:r w:rsidR="00B4174F">
          <w:rPr>
            <w:rStyle w:val="Hyperlink"/>
          </w:rPr>
          <w:t>Elzinga et al. 1998</w:t>
        </w:r>
      </w:hyperlink>
      <w:r>
        <w:t xml:space="preserve">). Many rare plant species are small and inconspicuous, and many taxa grow in small, </w:t>
      </w:r>
      <w:r>
        <w:lastRenderedPageBreak/>
        <w:t>clustered groups in specific habitats, making detection via either method difficult (</w:t>
      </w:r>
      <w:hyperlink w:anchor="ref-chen2013imperfect">
        <w:r w:rsidR="00B4174F">
          <w:rPr>
            <w:rStyle w:val="Hyperlink"/>
          </w:rPr>
          <w:t>G. Chen et al. 2013</w:t>
        </w:r>
      </w:hyperlink>
      <w:r>
        <w:t xml:space="preserve">; </w:t>
      </w:r>
      <w:hyperlink w:anchor="ref-condit2000spatial">
        <w:r w:rsidR="00B4174F">
          <w:rPr>
            <w:rStyle w:val="Hyperlink"/>
          </w:rPr>
          <w:t>Condit et al. 2000</w:t>
        </w:r>
      </w:hyperlink>
      <w:r>
        <w:t>).</w:t>
      </w:r>
    </w:p>
    <w:p w14:paraId="3FBDABAE" w14:textId="77777777" w:rsidR="00C047A5" w:rsidRDefault="00000000">
      <w:pPr>
        <w:pStyle w:val="CaptionedFigure"/>
        <w:rPr>
          <w:ins w:id="102" w:author="Benkendorf, Reed" w:date="2026-08-16T15:08:00Z" w16du:dateUtc="2026-08-16T22:08:00Z"/>
        </w:rPr>
      </w:pPr>
      <w:r>
        <w:rPr>
          <w:noProof/>
        </w:rPr>
        <w:drawing>
          <wp:inline distT="0" distB="0" distL="0" distR="0" wp14:anchorId="415C76FF" wp14:editId="3C1AAC73">
            <wp:extent cx="1381328" cy="3579779"/>
            <wp:effectExtent l="0" t="0" r="3175" b="0"/>
            <wp:docPr id="14" name="Picture" descr="figgy stardust"/>
            <wp:cNvGraphicFramePr/>
            <a:graphic xmlns:a="http://schemas.openxmlformats.org/drawingml/2006/main">
              <a:graphicData uri="http://schemas.openxmlformats.org/drawingml/2006/picture">
                <pic:pic xmlns:pic="http://schemas.openxmlformats.org/drawingml/2006/picture">
                  <pic:nvPicPr>
                    <pic:cNvPr id="15" name="Picture" descr="SDManuscript_files/7070b1758982da91b35fab3c834136f2b1bf22ed.png"/>
                    <pic:cNvPicPr>
                      <a:picLocks noChangeAspect="1" noChangeArrowheads="1"/>
                    </pic:cNvPicPr>
                  </pic:nvPicPr>
                  <pic:blipFill>
                    <a:blip r:embed="rId13"/>
                    <a:stretch>
                      <a:fillRect/>
                    </a:stretch>
                  </pic:blipFill>
                  <pic:spPr bwMode="auto">
                    <a:xfrm>
                      <a:off x="0" y="0"/>
                      <a:ext cx="1392471" cy="3608656"/>
                    </a:xfrm>
                    <a:prstGeom prst="rect">
                      <a:avLst/>
                    </a:prstGeom>
                    <a:noFill/>
                    <a:ln w="9525">
                      <a:noFill/>
                      <a:headEnd/>
                      <a:tailEnd/>
                    </a:ln>
                  </pic:spPr>
                </pic:pic>
              </a:graphicData>
            </a:graphic>
          </wp:inline>
        </w:drawing>
      </w:r>
    </w:p>
    <w:p w14:paraId="49078512" w14:textId="517ADC88" w:rsidR="00B4174F" w:rsidRDefault="00C047A5" w:rsidP="00C047A5">
      <w:pPr>
        <w:pStyle w:val="CaptionedFigure"/>
        <w:numPr>
          <w:ilvl w:val="0"/>
          <w:numId w:val="3"/>
        </w:numPr>
        <w:rPr>
          <w:ins w:id="103" w:author="Benkendorf, Reed" w:date="2026-08-16T15:08:00Z" w16du:dateUtc="2026-08-16T22:08:00Z"/>
        </w:rPr>
        <w:pPrChange w:id="104" w:author="Benkendorf, Reed" w:date="2026-08-16T15:08:00Z" w16du:dateUtc="2026-08-16T22:08:00Z">
          <w:pPr>
            <w:pStyle w:val="CaptionedFigure"/>
          </w:pPr>
        </w:pPrChange>
      </w:pPr>
      <w:ins w:id="105" w:author="Benkendorf, Reed" w:date="2026-08-16T15:06:00Z" w16du:dateUtc="2026-08-16T22:06:00Z">
        <w:r>
          <w:t>An ENM models the</w:t>
        </w:r>
      </w:ins>
      <w:ins w:id="106" w:author="Benkendorf, Reed" w:date="2026-08-16T15:08:00Z" w16du:dateUtc="2026-08-16T22:08:00Z">
        <w:r>
          <w:t xml:space="preserve"> continuous</w:t>
        </w:r>
      </w:ins>
      <w:ins w:id="107" w:author="Benkendorf, Reed" w:date="2026-08-16T15:06:00Z" w16du:dateUtc="2026-08-16T22:06:00Z">
        <w:r>
          <w:t xml:space="preserve"> probability of suitable habitat for a taxons realized niche, that is the habitat it is expected to grow to maturity in</w:t>
        </w:r>
      </w:ins>
      <w:ins w:id="108" w:author="Benkendorf, Reed" w:date="2026-08-16T15:07:00Z" w16du:dateUtc="2026-08-16T22:07:00Z">
        <w:r>
          <w:t xml:space="preserve">, based on known occurrences. </w:t>
        </w:r>
      </w:ins>
    </w:p>
    <w:p w14:paraId="291BD2FE" w14:textId="68801DF2" w:rsidR="00C047A5" w:rsidRDefault="00C047A5" w:rsidP="00C047A5">
      <w:pPr>
        <w:pStyle w:val="CaptionedFigure"/>
        <w:numPr>
          <w:ilvl w:val="0"/>
          <w:numId w:val="3"/>
        </w:numPr>
        <w:rPr>
          <w:ins w:id="109" w:author="Benkendorf, Reed" w:date="2026-08-16T15:10:00Z" w16du:dateUtc="2026-08-16T22:10:00Z"/>
        </w:rPr>
      </w:pPr>
      <w:ins w:id="110" w:author="Benkendorf, Reed" w:date="2026-08-16T15:08:00Z" w16du:dateUtc="2026-08-16T22:08:00Z">
        <w:r>
          <w:t xml:space="preserve">The </w:t>
        </w:r>
      </w:ins>
      <w:ins w:id="111" w:author="Benkendorf, Reed" w:date="2026-08-16T15:16:00Z" w16du:dateUtc="2026-08-16T22:16:00Z">
        <w:r w:rsidR="002E61FB">
          <w:t xml:space="preserve">ENMs </w:t>
        </w:r>
      </w:ins>
      <w:ins w:id="112" w:author="Benkendorf, Reed" w:date="2026-08-16T15:08:00Z" w16du:dateUtc="2026-08-16T22:08:00Z">
        <w:r>
          <w:t xml:space="preserve">continuous probability function is converted </w:t>
        </w:r>
      </w:ins>
      <w:ins w:id="113" w:author="Benkendorf, Reed" w:date="2026-08-16T15:09:00Z" w16du:dateUtc="2026-08-16T22:09:00Z">
        <w:r>
          <w:t>into a presence / absence flag using thresholds along the gradient. The threshold may try to reduce false positives, if a conservative range estimate is required</w:t>
        </w:r>
      </w:ins>
      <w:ins w:id="114" w:author="Benkendorf, Reed" w:date="2026-08-16T15:10:00Z" w16du:dateUtc="2026-08-16T22:10:00Z">
        <w:r>
          <w:t>,</w:t>
        </w:r>
      </w:ins>
      <w:ins w:id="115" w:author="Benkendorf, Reed" w:date="2026-08-16T15:09:00Z" w16du:dateUtc="2026-08-16T22:09:00Z">
        <w:r>
          <w:t xml:space="preserve"> r</w:t>
        </w:r>
      </w:ins>
      <w:ins w:id="116" w:author="Benkendorf, Reed" w:date="2026-08-16T15:10:00Z" w16du:dateUtc="2026-08-16T22:10:00Z">
        <w:r>
          <w:t xml:space="preserve">educe false negatives for a more inclusive result, or balance these </w:t>
        </w:r>
      </w:ins>
      <w:ins w:id="117" w:author="Benkendorf, Reed" w:date="2026-08-16T15:17:00Z" w16du:dateUtc="2026-08-16T22:17:00Z">
        <w:r w:rsidR="00BF30AD">
          <w:t>characteristics</w:t>
        </w:r>
      </w:ins>
      <w:ins w:id="118" w:author="Benkendorf, Reed" w:date="2026-08-16T15:10:00Z" w16du:dateUtc="2026-08-16T22:10:00Z">
        <w:r>
          <w:t xml:space="preserve">. </w:t>
        </w:r>
      </w:ins>
    </w:p>
    <w:p w14:paraId="56A2F58F" w14:textId="5EF06BFE" w:rsidR="00C047A5" w:rsidRDefault="00A145E1" w:rsidP="00C047A5">
      <w:pPr>
        <w:pStyle w:val="CaptionedFigure"/>
        <w:numPr>
          <w:ilvl w:val="0"/>
          <w:numId w:val="3"/>
        </w:numPr>
        <w:rPr>
          <w:ins w:id="119" w:author="Benkendorf, Reed" w:date="2026-08-16T15:14:00Z" w16du:dateUtc="2026-08-16T22:14:00Z"/>
        </w:rPr>
      </w:pPr>
      <w:ins w:id="120" w:author="Benkendorf, Reed" w:date="2026-08-16T15:10:00Z" w16du:dateUtc="2026-08-16T22:10:00Z">
        <w:r>
          <w:t xml:space="preserve">Suitable habitat </w:t>
        </w:r>
      </w:ins>
      <w:ins w:id="121" w:author="Benkendorf, Reed" w:date="2026-08-16T15:11:00Z" w16du:dateUtc="2026-08-16T22:11:00Z">
        <w:r>
          <w:t xml:space="preserve">in closer proximity to known occurrences is more likely to be populated, and indeed the lack of notation may simply be due to the time required to map presences, a form of the beach problem. </w:t>
        </w:r>
      </w:ins>
    </w:p>
    <w:p w14:paraId="38D7CDF4" w14:textId="4108A0D8" w:rsidR="00305BE6" w:rsidRDefault="00305BE6" w:rsidP="00C047A5">
      <w:pPr>
        <w:pStyle w:val="CaptionedFigure"/>
        <w:numPr>
          <w:ilvl w:val="0"/>
          <w:numId w:val="3"/>
        </w:numPr>
        <w:rPr>
          <w:ins w:id="122" w:author="Benkendorf, Reed" w:date="2026-08-16T15:12:00Z" w16du:dateUtc="2026-08-16T22:12:00Z"/>
        </w:rPr>
      </w:pPr>
      <w:ins w:id="123" w:author="Benkendorf, Reed" w:date="2026-08-16T15:14:00Z" w16du:dateUtc="2026-08-16T22:14:00Z">
        <w:r>
          <w:t xml:space="preserve">Plant density is modelled using a similar suite of covariates as an </w:t>
        </w:r>
      </w:ins>
      <w:ins w:id="124" w:author="Benkendorf, Reed" w:date="2026-08-16T15:15:00Z" w16du:dateUtc="2026-08-16T22:15:00Z">
        <w:r>
          <w:t xml:space="preserve">ENM, </w:t>
        </w:r>
      </w:ins>
      <w:ins w:id="125" w:author="Benkendorf, Reed" w:date="2026-08-16T15:17:00Z" w16du:dateUtc="2026-08-16T22:17:00Z">
        <w:r w:rsidR="0006548E">
          <w:t>with the option to</w:t>
        </w:r>
      </w:ins>
      <w:ins w:id="126" w:author="Benkendorf, Reed" w:date="2026-08-16T15:15:00Z" w16du:dateUtc="2026-08-16T22:15:00Z">
        <w:r>
          <w:t xml:space="preserve"> includ</w:t>
        </w:r>
      </w:ins>
      <w:ins w:id="127" w:author="Benkendorf, Reed" w:date="2026-08-16T15:17:00Z" w16du:dateUtc="2026-08-16T22:17:00Z">
        <w:r w:rsidR="0006548E">
          <w:t xml:space="preserve">e </w:t>
        </w:r>
      </w:ins>
      <w:ins w:id="128" w:author="Benkendorf, Reed" w:date="2026-08-16T15:15:00Z" w16du:dateUtc="2026-08-16T22:15:00Z">
        <w:r>
          <w:t xml:space="preserve">the ENM as the variate. </w:t>
        </w:r>
      </w:ins>
    </w:p>
    <w:p w14:paraId="3B2F5E7A" w14:textId="0705FE25" w:rsidR="00A145E1" w:rsidDel="00EC540E" w:rsidRDefault="00C552B8" w:rsidP="00EC540E">
      <w:pPr>
        <w:pStyle w:val="CaptionedFigure"/>
        <w:rPr>
          <w:del w:id="129" w:author="Benkendorf, Reed" w:date="2026-08-16T15:15:00Z" w16du:dateUtc="2026-08-16T22:15:00Z"/>
        </w:rPr>
      </w:pPr>
      <w:ins w:id="130" w:author="Benkendorf, Reed" w:date="2026-08-16T15:13:00Z" w16du:dateUtc="2026-08-16T22:13:00Z">
        <w:r>
          <w:t>Census size estimates are a combination of plant density throughout a population, and a populations border</w:t>
        </w:r>
      </w:ins>
      <w:ins w:id="131" w:author="Benkendorf, Reed" w:date="2026-08-16T15:14:00Z" w16du:dateUtc="2026-08-16T22:14:00Z">
        <w:r w:rsidR="00305BE6">
          <w:t xml:space="preserve">. </w:t>
        </w:r>
      </w:ins>
    </w:p>
    <w:p w14:paraId="09FEE805" w14:textId="77777777" w:rsidR="00EC540E" w:rsidRDefault="00EC540E" w:rsidP="00EC540E">
      <w:pPr>
        <w:pStyle w:val="CaptionedFigure"/>
        <w:numPr>
          <w:ilvl w:val="0"/>
          <w:numId w:val="3"/>
        </w:numPr>
        <w:rPr>
          <w:ins w:id="132" w:author="Benkendorf, Reed" w:date="2026-08-16T15:15:00Z" w16du:dateUtc="2026-08-16T22:15:00Z"/>
        </w:rPr>
        <w:pPrChange w:id="133" w:author="Benkendorf, Reed" w:date="2026-08-16T15:15:00Z" w16du:dateUtc="2026-08-16T22:15:00Z">
          <w:pPr>
            <w:pStyle w:val="CaptionedFigure"/>
          </w:pPr>
        </w:pPrChange>
      </w:pPr>
    </w:p>
    <w:p w14:paraId="4088ECF7" w14:textId="77777777" w:rsidR="00B4174F" w:rsidRDefault="00000000" w:rsidP="00EC540E">
      <w:pPr>
        <w:pStyle w:val="CaptionedFigure"/>
        <w:pPrChange w:id="134" w:author="Benkendorf, Reed" w:date="2026-08-16T15:15:00Z" w16du:dateUtc="2026-08-16T22:15:00Z">
          <w:pPr>
            <w:pStyle w:val="ImageCaption"/>
          </w:pPr>
        </w:pPrChange>
      </w:pPr>
      <w:r>
        <w:t>figgy stardust</w:t>
      </w:r>
    </w:p>
    <w:p w14:paraId="5FF78902" w14:textId="2B2BE3D9" w:rsidR="00B4174F" w:rsidRDefault="00000000">
      <w:pPr>
        <w:pStyle w:val="BodyText"/>
      </w:pPr>
      <w:r>
        <w:t xml:space="preserve">Here we: 1) evaluate the results of the best-performing model with </w:t>
      </w:r>
      <w:del w:id="135" w:author="Benkendorf, Reed" w:date="2026-08-16T15:01:00Z" w16du:dateUtc="2026-08-16T22:01:00Z">
        <w:r w:rsidDel="00C047A5">
          <w:delText>groundtruthing</w:delText>
        </w:r>
      </w:del>
      <w:ins w:id="136" w:author="Benkendorf, Reed" w:date="2026-08-16T15:01:00Z" w16du:dateUtc="2026-08-16T22:01:00Z">
        <w:r w:rsidR="00C047A5">
          <w:t>ground truthing</w:t>
        </w:r>
      </w:ins>
      <w:r>
        <w:t xml:space="preserve"> (within </w:t>
      </w:r>
      <w:ins w:id="137" w:author="Benkendorf, Reed" w:date="2026-08-16T11:13:00Z" w16du:dateUtc="2026-08-16T18:13:00Z">
        <w:r w:rsidR="00093C98">
          <w:t>27</w:t>
        </w:r>
      </w:ins>
      <w:del w:id="138" w:author="Benkendorf, Reed" w:date="2026-08-16T11:13:00Z" w16du:dateUtc="2026-08-16T18:13:00Z">
        <w:r w:rsidDel="00093C98">
          <w:delText>45</w:delText>
        </w:r>
      </w:del>
      <w:r>
        <w:t xml:space="preserve">0m of existing occurrences). 2) Compare the results of models from different resolutions </w:t>
      </w:r>
      <w:r>
        <w:lastRenderedPageBreak/>
        <w:t>to the best model, as based on hold-out test data. 3) Determine whether model predictions are useful to find new sub-populations (</w:t>
      </w:r>
      <w:ins w:id="139" w:author="Benkendorf, Reed" w:date="2026-08-16T11:13:00Z" w16du:dateUtc="2026-08-16T18:13:00Z">
        <w:r w:rsidR="00093C98">
          <w:t>270</w:t>
        </w:r>
      </w:ins>
      <w:del w:id="140" w:author="Benkendorf, Reed" w:date="2026-08-16T11:13:00Z" w16du:dateUtc="2026-08-16T18:13:00Z">
        <w:r w:rsidDel="00093C98">
          <w:delText>450</w:delText>
        </w:r>
      </w:del>
      <w:r>
        <w:t xml:space="preserve">m - </w:t>
      </w:r>
      <w:ins w:id="141" w:author="Benkendorf, Reed" w:date="2026-08-16T11:14:00Z" w16du:dateUtc="2026-08-16T18:14:00Z">
        <w:r w:rsidR="00093C98">
          <w:t>450</w:t>
        </w:r>
      </w:ins>
      <w:del w:id="142" w:author="Benkendorf, Reed" w:date="2026-08-16T11:14:00Z" w16du:dateUtc="2026-08-16T18:14:00Z">
        <w:r w:rsidDel="00093C98">
          <w:delText>1k</w:delText>
        </w:r>
      </w:del>
      <w:r>
        <w:t xml:space="preserve">m from existing occurrences), or populations (&gt; </w:t>
      </w:r>
      <w:ins w:id="143" w:author="Benkendorf, Reed" w:date="2026-08-16T11:14:00Z" w16du:dateUtc="2026-08-16T18:14:00Z">
        <w:r w:rsidR="00093C98">
          <w:t>450</w:t>
        </w:r>
      </w:ins>
      <w:del w:id="144" w:author="Benkendorf, Reed" w:date="2026-08-16T11:14:00Z" w16du:dateUtc="2026-08-16T18:14:00Z">
        <w:r w:rsidDel="00093C98">
          <w:delText>1k</w:delText>
        </w:r>
      </w:del>
      <w:r>
        <w:t>m from existing occurrences). 4) Estimate population census size using 4a) estimates of plant density, and 4b) modelling of population boundaries.</w:t>
      </w:r>
    </w:p>
    <w:p w14:paraId="3650044B" w14:textId="77777777" w:rsidR="00B4174F" w:rsidRDefault="00000000">
      <w:pPr>
        <w:pStyle w:val="Heading1"/>
      </w:pPr>
      <w:bookmarkStart w:id="145" w:name="methods"/>
      <w:bookmarkEnd w:id="51"/>
      <w:r>
        <w:t>2 | Methods</w:t>
      </w:r>
    </w:p>
    <w:p w14:paraId="36C180AC" w14:textId="77777777" w:rsidR="00B4174F" w:rsidRDefault="00000000">
      <w:pPr>
        <w:pStyle w:val="Heading3"/>
      </w:pPr>
      <w:bookmarkStart w:id="146" w:name="study-species-system"/>
      <w:r>
        <w:t>2.1 | Study Species &amp; System</w:t>
      </w:r>
    </w:p>
    <w:p w14:paraId="38720EA4" w14:textId="64EEFB4C" w:rsidR="00B4174F" w:rsidRDefault="00000000">
      <w:pPr>
        <w:pStyle w:val="FirstParagraph"/>
        <w:rPr>
          <w:ins w:id="147" w:author="Benkendorf, Reed" w:date="2026-08-16T13:52:00Z" w16du:dateUtc="2026-08-16T20:52:00Z"/>
        </w:rPr>
      </w:pPr>
      <w:r>
        <w:rPr>
          <w:i/>
          <w:iCs/>
        </w:rPr>
        <w:t>Eriogonum coloradense</w:t>
      </w:r>
      <w:r>
        <w:t xml:space="preserve"> Small (Polygonaceae) is a synoecious, mat-forming perennial herb endemic to the south-central Rocky Mountains of Colorado, U.S.A. Its known range spans five counties and encompasses 22 documented populations, occurring across a broad range of elevation (2700-3900</w:t>
      </w:r>
      <w:ins w:id="148" w:author="Benkendorf, Reed" w:date="2026-08-16T11:14:00Z" w16du:dateUtc="2026-08-16T18:14:00Z">
        <w:r w:rsidR="00A96984">
          <w:t>m</w:t>
        </w:r>
      </w:ins>
      <w:r>
        <w:t xml:space="preserve"> asl), slope, aspects, soil types, and habitats - from high-elevation sagebrush steppe, </w:t>
      </w:r>
      <w:ins w:id="149" w:author="Benkendorf, Reed" w:date="2026-08-16T11:14:00Z" w16du:dateUtc="2026-08-16T18:14:00Z">
        <w:r w:rsidR="00A96984">
          <w:t xml:space="preserve">through </w:t>
        </w:r>
      </w:ins>
      <w:r>
        <w:t xml:space="preserve">subalpine grasslands, </w:t>
      </w:r>
      <w:del w:id="150" w:author="Benkendorf, Reed" w:date="2026-08-16T11:14:00Z" w16du:dateUtc="2026-08-16T18:14:00Z">
        <w:r w:rsidDel="00A96984">
          <w:delText xml:space="preserve">and </w:delText>
        </w:r>
      </w:del>
      <w:ins w:id="151" w:author="Benkendorf, Reed" w:date="2026-08-16T11:14:00Z" w16du:dateUtc="2026-08-16T18:14:00Z">
        <w:r w:rsidR="00A96984">
          <w:t xml:space="preserve">to </w:t>
        </w:r>
      </w:ins>
      <w:r>
        <w:t>alpine slopes. It is ranked S3/G3 by NatureServe and listed as a Tier 2 species in Colorado Parks and Wildlife’s State Wildlife Action Plan (</w:t>
      </w:r>
      <w:hyperlink w:anchor="ref-anderson2004eriogonum">
        <w:r w:rsidR="00B4174F">
          <w:rPr>
            <w:rStyle w:val="Hyperlink"/>
          </w:rPr>
          <w:t>D. G. Anderson 2004</w:t>
        </w:r>
      </w:hyperlink>
      <w:ins w:id="152" w:author="Benkendorf, Reed" w:date="2026-08-16T14:14:00Z" w16du:dateUtc="2026-08-16T21:14:00Z">
        <w:r w:rsidR="0012696D">
          <w:t>; NATURESERVE</w:t>
        </w:r>
      </w:ins>
      <w:r>
        <w:t>).</w:t>
      </w:r>
      <w:ins w:id="153" w:author="Benkendorf, Reed" w:date="2026-08-16T13:52:00Z" w16du:dateUtc="2026-08-16T20:52:00Z">
        <w:r w:rsidR="0082421B">
          <w:t xml:space="preserve"> </w:t>
        </w:r>
      </w:ins>
    </w:p>
    <w:p w14:paraId="1A1178E6" w14:textId="26AE5C00" w:rsidR="0082421B" w:rsidRPr="0082421B" w:rsidRDefault="0082421B">
      <w:pPr>
        <w:pStyle w:val="BodyText"/>
        <w:pPrChange w:id="154" w:author="Benkendorf, Reed" w:date="2026-08-16T13:52:00Z" w16du:dateUtc="2026-08-16T20:52:00Z">
          <w:pPr>
            <w:pStyle w:val="FirstParagraph"/>
          </w:pPr>
        </w:pPrChange>
      </w:pPr>
      <w:ins w:id="155" w:author="Benkendorf, Reed" w:date="2026-08-16T13:52:00Z" w16du:dateUtc="2026-08-16T20:52:00Z">
        <w:r>
          <w:t>This taxon is largely pollinated by solitary bees, flies and butterflies, which are known to move pollen considerably</w:t>
        </w:r>
      </w:ins>
      <w:ins w:id="156" w:author="Benkendorf, Reed" w:date="2026-08-16T13:53:00Z" w16du:dateUtc="2026-08-16T20:53:00Z">
        <w:r>
          <w:t xml:space="preserve"> shorter distances than bumble bees</w:t>
        </w:r>
      </w:ins>
      <w:ins w:id="157" w:author="Benkendorf, Reed" w:date="2026-08-16T14:14:00Z" w16du:dateUtc="2026-08-16T21:14:00Z">
        <w:r w:rsidR="00C85E16">
          <w:t xml:space="preserve"> </w:t>
        </w:r>
      </w:ins>
      <w:ins w:id="158" w:author="Benkendorf, Reed" w:date="2026-08-16T13:53:00Z" w16du:dateUtc="2026-08-16T20:53:00Z">
        <w:r>
          <w:t xml:space="preserve">(i.e. 1km). </w:t>
        </w:r>
      </w:ins>
    </w:p>
    <w:p w14:paraId="0AA88059" w14:textId="77777777" w:rsidR="00B4174F" w:rsidRDefault="00000000">
      <w:pPr>
        <w:pStyle w:val="Heading3"/>
      </w:pPr>
      <w:bookmarkStart w:id="159" w:name="data-acquisition"/>
      <w:bookmarkEnd w:id="146"/>
      <w:r>
        <w:t>2.2 | Data Acquisition</w:t>
      </w:r>
    </w:p>
    <w:p w14:paraId="7D5096D8" w14:textId="782BF112" w:rsidR="00B4174F" w:rsidRDefault="00000000">
      <w:pPr>
        <w:pStyle w:val="FirstParagraph"/>
      </w:pPr>
      <w:r>
        <w:t>Occurrence records were downloaded from iNaturalist (80 records) and the Consortium of Southern Rockies herbaria (131 records) (</w:t>
      </w:r>
      <w:hyperlink w:anchor="ref-inaturalist2024ecolo">
        <w:r w:rsidR="00B4174F">
          <w:rPr>
            <w:rStyle w:val="Hyperlink"/>
          </w:rPr>
          <w:t>iNaturalist 2024</w:t>
        </w:r>
      </w:hyperlink>
      <w:r>
        <w:t xml:space="preserve">; </w:t>
      </w:r>
      <w:hyperlink w:anchor="ref-soro2024">
        <w:r w:rsidR="00B4174F">
          <w:rPr>
            <w:rStyle w:val="Hyperlink"/>
            <w:i/>
            <w:iCs/>
          </w:rPr>
          <w:t>Southern Rocky Mountain Herbaria Portal</w:t>
        </w:r>
        <w:r w:rsidR="00B4174F">
          <w:rPr>
            <w:rStyle w:val="Hyperlink"/>
          </w:rPr>
          <w:t>, n.d.</w:t>
        </w:r>
      </w:hyperlink>
      <w:r>
        <w:t xml:space="preserve">). These data were manually </w:t>
      </w:r>
      <w:del w:id="160" w:author="Benkendorf, Reed" w:date="2026-08-16T13:54:00Z" w16du:dateUtc="2026-08-16T20:54:00Z">
        <w:r w:rsidDel="0082421B">
          <w:delText>reviewed</w:delText>
        </w:r>
      </w:del>
      <w:ins w:id="161" w:author="Benkendorf, Reed" w:date="2026-08-16T13:54:00Z" w16du:dateUtc="2026-08-16T20:54:00Z">
        <w:r w:rsidR="0082421B">
          <w:t>reviewed,</w:t>
        </w:r>
      </w:ins>
      <w:r>
        <w:t xml:space="preserve"> and 16 herbarium records </w:t>
      </w:r>
      <w:ins w:id="162" w:author="Benkendorf, Reed" w:date="2026-08-16T11:15:00Z" w16du:dateUtc="2026-08-16T18:15:00Z">
        <w:r w:rsidR="00A96984">
          <w:t xml:space="preserve">were </w:t>
        </w:r>
      </w:ins>
      <w:r>
        <w:t>removed due to low geolocation quality or a georeferenced locality inconsistent with the specimen label</w:t>
      </w:r>
      <w:ins w:id="163" w:author="Benkendorf, Reed" w:date="2026-08-16T11:15:00Z" w16du:dateUtc="2026-08-16T18:15:00Z">
        <w:r w:rsidR="00A96984">
          <w:t xml:space="preserve"> which we could not accurately identify</w:t>
        </w:r>
      </w:ins>
      <w:r>
        <w:t>.</w:t>
      </w:r>
    </w:p>
    <w:p w14:paraId="17B7C55F" w14:textId="17EF9DB1" w:rsidR="00B4174F" w:rsidRDefault="00000000">
      <w:pPr>
        <w:pStyle w:val="BodyText"/>
      </w:pPr>
      <w:r>
        <w:t>Digital elevation models (DEMs) at 3 arc (</w:t>
      </w:r>
      <w:del w:id="164" w:author="Benkendorf, Reed" w:date="2026-08-16T11:15:00Z" w16du:dateUtc="2026-08-16T18:15:00Z">
        <w:r w:rsidDel="00A96984">
          <w:delText>type</w:delText>
        </w:r>
      </w:del>
      <w:ins w:id="165" w:author="Benkendorf, Reed" w:date="2026-08-16T11:15:00Z" w16du:dateUtc="2026-08-16T18:15:00Z">
        <w:r w:rsidR="00A96984">
          <w:t>TYPE</w:t>
        </w:r>
      </w:ins>
      <w:r>
        <w:t>) and 1 arc (</w:t>
      </w:r>
      <w:del w:id="166" w:author="Benkendorf, Reed" w:date="2026-08-16T11:15:00Z" w16du:dateUtc="2026-08-16T18:15:00Z">
        <w:r w:rsidDel="00A96984">
          <w:delText>type</w:delText>
        </w:r>
      </w:del>
      <w:ins w:id="167" w:author="Benkendorf, Reed" w:date="2026-08-16T11:15:00Z" w16du:dateUtc="2026-08-16T18:15:00Z">
        <w:r w:rsidR="00A96984">
          <w:t>TYPE</w:t>
        </w:r>
      </w:ins>
      <w:r>
        <w:t>) resolution, and digital elevation products (DEPs) at 1/3 arc resolution, were acquired from the United States Geological Survey and clipped to the analytical domain</w:t>
      </w:r>
      <w:ins w:id="168" w:author="Benkendorf, Reed" w:date="2026-08-16T11:16:00Z" w16du:dateUtc="2026-08-16T18:16:00Z">
        <w:r w:rsidR="00A96984">
          <w:t>,</w:t>
        </w:r>
      </w:ins>
      <w:del w:id="169" w:author="Benkendorf, Reed" w:date="2026-08-16T11:16:00Z" w16du:dateUtc="2026-08-16T18:16:00Z">
        <w:r w:rsidDel="00A96984">
          <w:delText xml:space="preserve"> —</w:delText>
        </w:r>
      </w:del>
      <w:r>
        <w:t xml:space="preserve"> a rectangle buffered 16 km (10 mi) beyond any known populatio</w:t>
      </w:r>
      <w:ins w:id="170" w:author="Benkendorf, Reed" w:date="2026-08-16T11:17:00Z" w16du:dateUtc="2026-08-16T18:17:00Z">
        <w:r w:rsidR="00F3089A">
          <w:t>n</w:t>
        </w:r>
      </w:ins>
      <w:del w:id="171" w:author="Benkendorf, Reed" w:date="2026-08-16T11:17:00Z" w16du:dateUtc="2026-08-16T18:17:00Z">
        <w:r w:rsidDel="00F3089A">
          <w:delText>n [CITE]</w:delText>
        </w:r>
      </w:del>
      <w:r>
        <w:t>. These elevation products were used to derive most geomorphology datasets with whiteboxTools (</w:t>
      </w:r>
      <w:hyperlink w:anchor="ref-wu2022whitebox">
        <w:r w:rsidR="00B4174F">
          <w:rPr>
            <w:rStyle w:val="Hyperlink"/>
          </w:rPr>
          <w:t>Wu and Brown 2022</w:t>
        </w:r>
      </w:hyperlink>
      <w:r>
        <w:t>), plus heat load and diurnal anisotropic heat indices calculated with spatialEco (</w:t>
      </w:r>
      <w:hyperlink w:anchor="ref-evans2025spatialeco">
        <w:r w:rsidR="00B4174F">
          <w:rPr>
            <w:rStyle w:val="Hyperlink"/>
          </w:rPr>
          <w:t>Evans and Murphy 2025</w:t>
        </w:r>
      </w:hyperlink>
      <w:r>
        <w:t>). Vegetation cover data were generated by combining raster layers into three continuous cover classes: Forested, Shrub, and Herbaceous (</w:t>
      </w:r>
      <w:hyperlink w:anchor="ref-tuanmu2014global">
        <w:r w:rsidR="00B4174F">
          <w:rPr>
            <w:rStyle w:val="Hyperlink"/>
          </w:rPr>
          <w:t>Tuanmu and Jetz 2014</w:t>
        </w:r>
      </w:hyperlink>
      <w:r>
        <w:t>).</w:t>
      </w:r>
    </w:p>
    <w:p w14:paraId="001B8C61" w14:textId="345E6528" w:rsidR="00B4174F" w:rsidRDefault="00000000">
      <w:pPr>
        <w:pStyle w:val="BodyText"/>
      </w:pPr>
      <w:r>
        <w:t xml:space="preserve">ClimateNA was used to </w:t>
      </w:r>
      <w:del w:id="172" w:author="Benkendorf, Reed" w:date="2026-08-16T11:16:00Z" w16du:dateUtc="2026-08-16T18:16:00Z">
        <w:r w:rsidDel="00F3089A">
          <w:delText xml:space="preserve">create </w:delText>
        </w:r>
      </w:del>
      <w:ins w:id="173" w:author="Benkendorf, Reed" w:date="2026-08-16T11:16:00Z" w16du:dateUtc="2026-08-16T18:16:00Z">
        <w:r w:rsidR="00F3089A">
          <w:t xml:space="preserve">downscale </w:t>
        </w:r>
      </w:ins>
      <w:del w:id="174" w:author="Benkendorf, Reed" w:date="2026-08-16T11:16:00Z" w16du:dateUtc="2026-08-16T18:16:00Z">
        <w:r w:rsidDel="00F3089A">
          <w:delText>a dataset</w:delText>
        </w:r>
      </w:del>
      <w:ins w:id="175" w:author="Benkendorf, Reed" w:date="2026-08-16T11:16:00Z" w16du:dateUtc="2026-08-16T18:16:00Z">
        <w:r w:rsidR="00F3089A">
          <w:t>GridMet (Cite) data to</w:t>
        </w:r>
      </w:ins>
      <w:del w:id="176" w:author="Benkendorf, Reed" w:date="2026-08-16T11:17:00Z" w16du:dateUtc="2026-08-16T18:17:00Z">
        <w:r w:rsidDel="00F3089A">
          <w:delText xml:space="preserve"> at</w:delText>
        </w:r>
      </w:del>
      <w:r>
        <w:t xml:space="preserve"> 3 arc-second resolution, which was then bilinearly interpolated to generate products at the 1 and 1/3 arc resolutions (</w:t>
      </w:r>
      <w:hyperlink w:anchor="ref-wang2016locally">
        <w:r w:rsidR="00B4174F">
          <w:rPr>
            <w:rStyle w:val="Hyperlink"/>
          </w:rPr>
          <w:t>Wang et al. 2016</w:t>
        </w:r>
      </w:hyperlink>
      <w:r>
        <w:t>). Gray-Level Co-occurrence Matrices (GLCM) were produced with the glcm R package from 2023 NAIP aerial imagery</w:t>
      </w:r>
      <w:ins w:id="177" w:author="Benkendorf, Reed" w:date="2026-08-16T11:17:00Z" w16du:dateUtc="2026-08-16T18:17:00Z">
        <w:r w:rsidR="00F3089A">
          <w:t xml:space="preserve"> (CITE)</w:t>
        </w:r>
      </w:ins>
      <w:r>
        <w:t>, bilinearly resampled to the original resolution, using default settings with a window size of 5 in both directions (</w:t>
      </w:r>
      <w:hyperlink w:anchor="ref-zvoleff2020glcm">
        <w:r w:rsidR="00B4174F">
          <w:rPr>
            <w:rStyle w:val="Hyperlink"/>
          </w:rPr>
          <w:t>Zvoleff 2020</w:t>
        </w:r>
      </w:hyperlink>
      <w:r>
        <w:t>).</w:t>
      </w:r>
    </w:p>
    <w:p w14:paraId="3BE527ED" w14:textId="1769FC0E" w:rsidR="00B4174F" w:rsidRDefault="00000000">
      <w:pPr>
        <w:pStyle w:val="BodyText"/>
      </w:pPr>
      <w:r>
        <w:t xml:space="preserve">Collectively these resulted in 50 </w:t>
      </w:r>
      <w:del w:id="178" w:author="Benkendorf, Reed" w:date="2026-08-16T13:54:00Z" w16du:dateUtc="2026-08-16T20:54:00Z">
        <w:r w:rsidDel="0082421B">
          <w:delText>indepedent</w:delText>
        </w:r>
      </w:del>
      <w:ins w:id="179" w:author="Benkendorf, Reed" w:date="2026-08-16T13:54:00Z" w16du:dateUtc="2026-08-16T20:54:00Z">
        <w:r w:rsidR="0082421B">
          <w:t>independent</w:t>
        </w:r>
      </w:ins>
      <w:r>
        <w:t xml:space="preserve"> variables for ENM modelling.</w:t>
      </w:r>
    </w:p>
    <w:p w14:paraId="61397BE6" w14:textId="77777777" w:rsidR="00B4174F" w:rsidRDefault="00000000">
      <w:pPr>
        <w:pStyle w:val="Heading3"/>
      </w:pPr>
      <w:bookmarkStart w:id="180" w:name="ground-verification-h1"/>
      <w:bookmarkEnd w:id="159"/>
      <w:r>
        <w:lastRenderedPageBreak/>
        <w:t>2.3 | Ground Verification (H1)</w:t>
      </w:r>
    </w:p>
    <w:p w14:paraId="755315BF" w14:textId="3E0EBC68" w:rsidR="00B4174F" w:rsidRDefault="00F3089A">
      <w:pPr>
        <w:pStyle w:val="FirstParagraph"/>
      </w:pPr>
      <w:ins w:id="181" w:author="Benkendorf, Reed" w:date="2026-08-16T11:19:00Z" w16du:dateUtc="2026-08-16T18:19:00Z">
        <w:r>
          <w:t>As our taxon had not had a recent</w:t>
        </w:r>
      </w:ins>
      <w:ins w:id="182" w:author="Benkendorf, Reed" w:date="2026-08-16T11:20:00Z" w16du:dateUtc="2026-08-16T18:20:00Z">
        <w:r>
          <w:t xml:space="preserve"> survey work carried out for a it, a first round of sampling was used to detect occurrences which would be found by a field botanist without the need of statistical modelling </w:t>
        </w:r>
      </w:ins>
      <w:ins w:id="183" w:author="Benkendorf, Reed" w:date="2026-08-16T11:21:00Z" w16du:dateUtc="2026-08-16T18:21:00Z">
        <w:r>
          <w:t>approaches and</w:t>
        </w:r>
      </w:ins>
      <w:ins w:id="184" w:author="Benkendorf, Reed" w:date="2026-08-16T11:20:00Z" w16du:dateUtc="2026-08-16T18:20:00Z">
        <w:r>
          <w:t xml:space="preserve"> thereby inflate the results of our study. </w:t>
        </w:r>
      </w:ins>
      <w:r>
        <w:t xml:space="preserve">The first round of ground </w:t>
      </w:r>
      <w:del w:id="185" w:author="Benkendorf, Reed" w:date="2026-08-16T11:19:00Z" w16du:dateUtc="2026-08-16T18:19:00Z">
        <w:r w:rsidDel="00F3089A">
          <w:delText xml:space="preserve">verification </w:delText>
        </w:r>
      </w:del>
      <w:ins w:id="186" w:author="Benkendorf, Reed" w:date="2026-08-16T11:19:00Z" w16du:dateUtc="2026-08-16T18:19:00Z">
        <w:r>
          <w:t xml:space="preserve">sampling </w:t>
        </w:r>
      </w:ins>
      <w:r>
        <w:t xml:space="preserve">was carried out from June to September 2024. All pre-existing occurrence points were considered candidates for revisits, and 25 trails leading to them were marked as sample areas. Each trail was manually mapped and buffered by 45m in each direction; 551 random points were drawn, thinned to distances &gt; 90m, leaving 309 random plots for assessment. 13 trails were visited, allowing for the assessment of 171 random points, of which 20 had new occurrence records. When conducting fieldwork presences of </w:t>
      </w:r>
      <w:r>
        <w:rPr>
          <w:i/>
          <w:iCs/>
        </w:rPr>
        <w:t>E. coloradense</w:t>
      </w:r>
      <w:r>
        <w:t xml:space="preserve"> were opportunistically noted to better describe the spread of the population, quadrats were quasi-randomly placed - accounting for local abundance - ca. 30-50m from the previous plot until traversing out of the population (n = 246). Subjectively placed absences were also collected in areas that seemed favourable or were in proximity to </w:t>
      </w:r>
      <w:r>
        <w:rPr>
          <w:i/>
          <w:iCs/>
        </w:rPr>
        <w:t>E. coloradense</w:t>
      </w:r>
      <w:r>
        <w:t xml:space="preserve"> individuals; this occurred </w:t>
      </w:r>
      <w:del w:id="187" w:author="Benkendorf, Reed" w:date="2026-08-16T13:48:00Z" w16du:dateUtc="2026-08-16T20:48:00Z">
        <w:r w:rsidDel="00D24A88">
          <w:delText xml:space="preserve">both </w:delText>
        </w:r>
      </w:del>
      <w:r>
        <w:t>in the field (n = 129). Absences in areas known to be outside the range of the populations were also added later via aerial imagery (n = 66). At each occurrence site, individuals were counted by three maturity stages (mature, juvenile, and seedling) in 3x3m quadrats.</w:t>
      </w:r>
    </w:p>
    <w:p w14:paraId="0F762F82" w14:textId="77777777" w:rsidR="00B4174F" w:rsidRDefault="00000000">
      <w:pPr>
        <w:pStyle w:val="Heading3"/>
      </w:pPr>
      <w:bookmarkStart w:id="188" w:name="X206286917ae7d800ceb2a044e2e3735998b0c81"/>
      <w:bookmarkEnd w:id="180"/>
      <w:r>
        <w:t>2.4 | Comparison of Different Spatial Resolutions (H2)</w:t>
      </w:r>
    </w:p>
    <w:p w14:paraId="44095017" w14:textId="5874CC5A" w:rsidR="00B4174F" w:rsidRDefault="00000000">
      <w:pPr>
        <w:pStyle w:val="BodyText"/>
        <w:pPrChange w:id="189" w:author="Benkendorf, Reed" w:date="2026-08-16T11:58:00Z" w16du:dateUtc="2026-08-16T18:58:00Z">
          <w:pPr>
            <w:pStyle w:val="FirstParagraph"/>
          </w:pPr>
        </w:pPrChange>
      </w:pPr>
      <w:r>
        <w:t>Environmental niche models were generated at three spatial resolutions: 3 arc-second (~72m), 1 arc-second (~24m), and 1/3 arc-second (~8m). The modelling details followed the same process across spatial resolutions.</w:t>
      </w:r>
      <w:ins w:id="190" w:author="Benkendorf, Reed" w:date="2026-08-16T11:58:00Z" w16du:dateUtc="2026-08-16T18:58:00Z">
        <w:r w:rsidR="00845387">
          <w:t xml:space="preserve"> </w:t>
        </w:r>
      </w:ins>
      <w:ins w:id="191" w:author="Benkendorf, Reed" w:date="2026-08-16T12:42:00Z" w16du:dateUtc="2026-08-16T19:42:00Z">
        <w:r w:rsidR="00037621">
          <w:t>Spatial d</w:t>
        </w:r>
      </w:ins>
      <w:ins w:id="192" w:author="Benkendorf, Reed" w:date="2026-08-16T11:58:00Z" w16du:dateUtc="2026-08-16T18:58:00Z">
        <w:r w:rsidR="00845387">
          <w:t>ata processing was largely performed in R (</w:t>
        </w:r>
        <w:r w:rsidR="00845387">
          <w:fldChar w:fldCharType="begin"/>
        </w:r>
        <w:r w:rsidR="00845387">
          <w:instrText>HYPERLINK \l "ref-rcoreteam2026r" \h</w:instrText>
        </w:r>
        <w:r w:rsidR="00845387">
          <w:fldChar w:fldCharType="separate"/>
        </w:r>
        <w:r w:rsidR="00845387">
          <w:rPr>
            <w:rStyle w:val="Hyperlink"/>
          </w:rPr>
          <w:t>R Core Team 2026</w:t>
        </w:r>
        <w:r w:rsidR="00845387">
          <w:fldChar w:fldCharType="end"/>
        </w:r>
        <w:r w:rsidR="00845387">
          <w:t>), using sf (</w:t>
        </w:r>
        <w:r w:rsidR="00845387">
          <w:fldChar w:fldCharType="begin"/>
        </w:r>
        <w:r w:rsidR="00845387">
          <w:instrText>HYPERLINK \l "ref-pebesma2018sf" \h</w:instrText>
        </w:r>
        <w:r w:rsidR="00845387">
          <w:fldChar w:fldCharType="separate"/>
        </w:r>
        <w:r w:rsidR="00845387">
          <w:rPr>
            <w:rStyle w:val="Hyperlink"/>
          </w:rPr>
          <w:t>E. Pebesma 2018</w:t>
        </w:r>
        <w:r w:rsidR="00845387">
          <w:fldChar w:fldCharType="end"/>
        </w:r>
        <w:r w:rsidR="00845387">
          <w:t>) and terra (</w:t>
        </w:r>
        <w:r w:rsidR="00845387">
          <w:fldChar w:fldCharType="begin"/>
        </w:r>
        <w:r w:rsidR="00845387">
          <w:instrText>HYPERLINK \l "ref-hijman2026terra" \h</w:instrText>
        </w:r>
        <w:r w:rsidR="00845387">
          <w:fldChar w:fldCharType="separate"/>
        </w:r>
        <w:r w:rsidR="00845387">
          <w:rPr>
            <w:rStyle w:val="Hyperlink"/>
          </w:rPr>
          <w:t>Hijmans et al. 2026</w:t>
        </w:r>
        <w:r w:rsidR="00845387">
          <w:fldChar w:fldCharType="end"/>
        </w:r>
        <w:r w:rsidR="00845387">
          <w:t xml:space="preserve">), </w:t>
        </w:r>
      </w:ins>
      <w:ins w:id="193" w:author="Benkendorf, Reed" w:date="2026-08-16T12:42:00Z" w16du:dateUtc="2026-08-16T19:42:00Z">
        <w:r w:rsidR="00037621">
          <w:t>with</w:t>
        </w:r>
      </w:ins>
      <w:ins w:id="194" w:author="Benkendorf, Reed" w:date="2026-08-16T11:58:00Z" w16du:dateUtc="2026-08-16T18:58:00Z">
        <w:r w:rsidR="00845387">
          <w:t xml:space="preserve"> modelling</w:t>
        </w:r>
      </w:ins>
      <w:ins w:id="195" w:author="Benkendorf, Reed" w:date="2026-08-16T12:42:00Z" w16du:dateUtc="2026-08-16T19:42:00Z">
        <w:r w:rsidR="00037621">
          <w:t xml:space="preserve"> implemented</w:t>
        </w:r>
      </w:ins>
      <w:ins w:id="196" w:author="Benkendorf, Reed" w:date="2026-08-16T11:58:00Z" w16du:dateUtc="2026-08-16T18:58:00Z">
        <w:r w:rsidR="00845387">
          <w:t xml:space="preserve"> </w:t>
        </w:r>
      </w:ins>
      <w:ins w:id="197" w:author="Benkendorf, Reed" w:date="2026-08-16T12:42:00Z" w16du:dateUtc="2026-08-16T19:42:00Z">
        <w:r w:rsidR="00037621">
          <w:t>with</w:t>
        </w:r>
      </w:ins>
      <w:ins w:id="198" w:author="Benkendorf, Reed" w:date="2026-08-16T11:58:00Z" w16du:dateUtc="2026-08-16T18:58:00Z">
        <w:r w:rsidR="00845387">
          <w:t xml:space="preserve"> the tidymodels framework (</w:t>
        </w:r>
        <w:r w:rsidR="00845387">
          <w:fldChar w:fldCharType="begin"/>
        </w:r>
        <w:r w:rsidR="00845387">
          <w:instrText>HYPERLINK \l "ref-kuhn2020tidymodels" \h</w:instrText>
        </w:r>
        <w:r w:rsidR="00845387">
          <w:fldChar w:fldCharType="separate"/>
        </w:r>
        <w:r w:rsidR="00845387">
          <w:rPr>
            <w:rStyle w:val="Hyperlink"/>
          </w:rPr>
          <w:t>Kuhn and Wickham 2020</w:t>
        </w:r>
        <w:r w:rsidR="00845387">
          <w:fldChar w:fldCharType="end"/>
        </w:r>
        <w:r w:rsidR="00845387">
          <w:t>).</w:t>
        </w:r>
      </w:ins>
    </w:p>
    <w:p w14:paraId="34524F3C" w14:textId="24C6EB53" w:rsidR="00B4174F" w:rsidRDefault="00000000">
      <w:pPr>
        <w:pStyle w:val="BodyText"/>
      </w:pPr>
      <w:r>
        <w:t xml:space="preserve">Records were thinned to the distance of a hypotenuse of a cell to avoid pseudo-replicates </w:t>
      </w:r>
      <w:ins w:id="199" w:author="Benkendorf, Reed" w:date="2026-08-16T13:57:00Z" w16du:dateUtc="2026-08-16T20:57:00Z">
        <w:r w:rsidR="009338AD">
          <w:t xml:space="preserve">using spThin </w:t>
        </w:r>
      </w:ins>
      <w:r>
        <w:t>(</w:t>
      </w:r>
      <w:hyperlink w:anchor="ref-aeillo2015spthin">
        <w:r w:rsidR="00B4174F">
          <w:rPr>
            <w:rStyle w:val="Hyperlink"/>
          </w:rPr>
          <w:t>Aiello-Lammens et al. 2015</w:t>
        </w:r>
      </w:hyperlink>
      <w:r>
        <w:t xml:space="preserve">). </w:t>
      </w:r>
      <w:commentRangeStart w:id="200"/>
      <w:r>
        <w:t xml:space="preserve">1.1 </w:t>
      </w:r>
      <w:commentRangeEnd w:id="200"/>
      <w:r w:rsidR="00D24A88">
        <w:rPr>
          <w:rStyle w:val="CommentReference"/>
          <w:sz w:val="24"/>
          <w:szCs w:val="24"/>
        </w:rPr>
        <w:commentReference w:id="200"/>
      </w:r>
      <w:ins w:id="201" w:author="Benkendorf, Reed" w:date="2026-08-16T11:49:00Z" w16du:dateUtc="2026-08-16T18:49:00Z">
        <w:r w:rsidR="0070114F">
          <w:t>.</w:t>
        </w:r>
      </w:ins>
      <w:ins w:id="202" w:author="Benkendorf, Reed" w:date="2026-08-16T13:56:00Z" w16du:dateUtc="2026-08-16T20:56:00Z">
        <w:r w:rsidR="0064427B">
          <w:t xml:space="preserve">as many </w:t>
        </w:r>
      </w:ins>
      <w:r>
        <w:t xml:space="preserve">times </w:t>
      </w:r>
      <w:del w:id="203" w:author="Benkendorf, Reed" w:date="2026-08-16T13:56:00Z" w16du:dateUtc="2026-08-16T20:56:00Z">
        <w:r w:rsidDel="0064427B">
          <w:delText xml:space="preserve">as many </w:delText>
        </w:r>
      </w:del>
      <w:r>
        <w:t>background absence records as presence records were generated using the environmental distance from the sdm package (</w:t>
      </w:r>
      <w:hyperlink w:anchor="ref-naimi2016sdm">
        <w:r w:rsidR="00B4174F">
          <w:rPr>
            <w:rStyle w:val="Hyperlink"/>
          </w:rPr>
          <w:t>Naimi and Araujo 2016</w:t>
        </w:r>
      </w:hyperlink>
      <w:r>
        <w:t xml:space="preserve">). These records were </w:t>
      </w:r>
      <w:del w:id="204" w:author="Benkendorf, Reed" w:date="2026-08-16T13:57:00Z" w16du:dateUtc="2026-08-16T20:57:00Z">
        <w:r w:rsidDel="00B101FF">
          <w:delText xml:space="preserve">then </w:delText>
        </w:r>
      </w:del>
      <w:r>
        <w:t>manually reviewed, and six records in areas with possible presences were removed. After this, the records were randomly sampled to reduce the dataset to XX records. After the first modelling iteration, all additional presences and absences were thinned</w:t>
      </w:r>
      <w:ins w:id="205" w:author="Benkendorf, Reed" w:date="2026-08-16T11:43:00Z" w16du:dateUtc="2026-08-16T18:43:00Z">
        <w:r w:rsidR="0070114F">
          <w:t xml:space="preserve"> </w:t>
        </w:r>
      </w:ins>
      <w:ins w:id="206" w:author="Benkendorf, Reed" w:date="2026-08-16T13:57:00Z" w16du:dateUtc="2026-08-16T20:57:00Z">
        <w:r w:rsidR="00720412">
          <w:t xml:space="preserve">using </w:t>
        </w:r>
      </w:ins>
      <w:ins w:id="207" w:author="Benkendorf, Reed" w:date="2026-08-16T11:43:00Z" w16du:dateUtc="2026-08-16T18:43:00Z">
        <w:r w:rsidR="0070114F">
          <w:t>spThin</w:t>
        </w:r>
      </w:ins>
      <w:r>
        <w:t xml:space="preserve"> similarly and combined with the original absence records. ‘Presences’ with greater coordinate uncertainty than the modelling resolution were removed.</w:t>
      </w:r>
    </w:p>
    <w:p w14:paraId="54B67235" w14:textId="380F3CBA" w:rsidR="00B4174F" w:rsidRDefault="00000000">
      <w:pPr>
        <w:pStyle w:val="BodyText"/>
      </w:pPr>
      <w:r>
        <w:t>Prior to fitting, uninformative predictor variables were removed for each model using Boruta feature selection, retaining both confirmed and tentative important variables (</w:t>
      </w:r>
      <w:hyperlink w:anchor="ref-kursa2010boruta">
        <w:r w:rsidR="00B4174F">
          <w:rPr>
            <w:rStyle w:val="Hyperlink"/>
          </w:rPr>
          <w:t>Kursa and Rudnicki 2010</w:t>
        </w:r>
      </w:hyperlink>
      <w:r>
        <w:t xml:space="preserve">). </w:t>
      </w:r>
      <w:ins w:id="208" w:author="Benkendorf, Reed" w:date="2026-08-16T11:44:00Z" w16du:dateUtc="2026-08-16T18:44:00Z">
        <w:r w:rsidR="0070114F">
          <w:t>The mTry</w:t>
        </w:r>
      </w:ins>
      <w:ins w:id="209" w:author="Benkendorf, Reed" w:date="2026-08-16T13:58:00Z" w16du:dateUtc="2026-08-16T20:58:00Z">
        <w:r w:rsidR="001C6B9A">
          <w:t xml:space="preserve"> and tree-depth</w:t>
        </w:r>
      </w:ins>
      <w:ins w:id="210" w:author="Benkendorf, Reed" w:date="2026-08-16T11:44:00Z" w16du:dateUtc="2026-08-16T18:44:00Z">
        <w:r w:rsidR="0070114F">
          <w:t xml:space="preserve"> h</w:t>
        </w:r>
      </w:ins>
      <w:ins w:id="211" w:author="Benkendorf, Reed" w:date="2026-08-16T11:43:00Z" w16du:dateUtc="2026-08-16T18:43:00Z">
        <w:r w:rsidR="0070114F">
          <w:t>yper-</w:t>
        </w:r>
      </w:ins>
      <w:ins w:id="212" w:author="Benkendorf, Reed" w:date="2026-08-16T11:44:00Z" w16du:dateUtc="2026-08-16T18:44:00Z">
        <w:r w:rsidR="0070114F">
          <w:t xml:space="preserve">parameter </w:t>
        </w:r>
      </w:ins>
      <w:ins w:id="213" w:author="Benkendorf, Reed" w:date="2026-08-16T13:58:00Z" w16du:dateUtc="2026-08-16T20:58:00Z">
        <w:r w:rsidR="006C6C40">
          <w:t>were</w:t>
        </w:r>
      </w:ins>
      <w:ins w:id="214" w:author="Benkendorf, Reed" w:date="2026-08-16T11:43:00Z" w16du:dateUtc="2026-08-16T18:43:00Z">
        <w:r w:rsidR="0070114F">
          <w:t xml:space="preserve"> tuned using PACKAGE (). </w:t>
        </w:r>
      </w:ins>
      <w:r>
        <w:t>All random forest models were fit using the ranger package; 95% confidence intervals were generated using the infinitesimal jackknife (</w:t>
      </w:r>
      <w:hyperlink w:anchor="ref-wager2014confidence">
        <w:r w:rsidR="00B4174F">
          <w:rPr>
            <w:rStyle w:val="Hyperlink"/>
          </w:rPr>
          <w:t>Wager et al. 2014</w:t>
        </w:r>
      </w:hyperlink>
      <w:r>
        <w:t xml:space="preserve">; </w:t>
      </w:r>
      <w:hyperlink w:anchor="ref-wright2017ranger">
        <w:r w:rsidR="00B4174F">
          <w:rPr>
            <w:rStyle w:val="Hyperlink"/>
          </w:rPr>
          <w:t>Wright and Ziegler 2017</w:t>
        </w:r>
      </w:hyperlink>
      <w:r>
        <w:t>).</w:t>
      </w:r>
    </w:p>
    <w:p w14:paraId="76484B0B" w14:textId="77777777" w:rsidR="00B4174F" w:rsidRDefault="00000000">
      <w:pPr>
        <w:pStyle w:val="Heading3"/>
      </w:pPr>
      <w:bookmarkStart w:id="215" w:name="occupancy-based-field-sampling-h3"/>
      <w:bookmarkEnd w:id="188"/>
      <w:r>
        <w:lastRenderedPageBreak/>
        <w:t>2.5 | Occupancy Based Field Sampling (H3)</w:t>
      </w:r>
    </w:p>
    <w:p w14:paraId="4E73E57F" w14:textId="4541363F" w:rsidR="00B4174F" w:rsidRDefault="00000000">
      <w:pPr>
        <w:pStyle w:val="FirstParagraph"/>
      </w:pPr>
      <w:r>
        <w:t xml:space="preserve">360 candidate ground-truthing sites and 180 oversamples were selected using a </w:t>
      </w:r>
      <w:del w:id="216" w:author="Benkendorf, Reed" w:date="2026-08-16T13:58:00Z" w16du:dateUtc="2026-08-16T20:58:00Z">
        <w:r w:rsidDel="000C59DD">
          <w:delText>spatially-balanced</w:delText>
        </w:r>
      </w:del>
      <w:ins w:id="217" w:author="Benkendorf, Reed" w:date="2026-08-16T13:58:00Z" w16du:dateUtc="2026-08-16T20:58:00Z">
        <w:r w:rsidR="000C59DD">
          <w:t>spatially balanced</w:t>
        </w:r>
      </w:ins>
      <w:r>
        <w:t xml:space="preserve"> Generalized Random Tessellation Stratified (GRTS) design (</w:t>
      </w:r>
      <w:hyperlink w:anchor="ref-dumelle2024spsurvey">
        <w:r w:rsidR="00B4174F">
          <w:rPr>
            <w:rStyle w:val="Hyperlink"/>
          </w:rPr>
          <w:t>Dumelle et al. 2023</w:t>
        </w:r>
      </w:hyperlink>
      <w:r>
        <w:t>), stratified by named site regions and allocated proportional to each region’s candidate-pixel count</w:t>
      </w:r>
      <w:ins w:id="218" w:author="Benkendorf, Reed" w:date="2026-08-16T11:45:00Z" w16du:dateUtc="2026-08-16T18:45:00Z">
        <w:r w:rsidR="0070114F">
          <w:t xml:space="preserve"> (DEFINED AS?)</w:t>
        </w:r>
      </w:ins>
      <w:ins w:id="219" w:author="Benkendorf, Reed" w:date="2026-08-16T11:46:00Z" w16du:dateUtc="2026-08-16T18:46:00Z">
        <w:r w:rsidR="0070114F">
          <w:t>, which was restricted to areas which a human could safely sample</w:t>
        </w:r>
      </w:ins>
      <w:r>
        <w:t xml:space="preserve">. Within each region, pixels were prioritised using a weighted combination </w:t>
      </w:r>
      <w:del w:id="220" w:author="Benkendorf, Reed" w:date="2026-08-16T13:59:00Z" w16du:dateUtc="2026-08-16T20:59:00Z">
        <w:r w:rsidDel="003F1727">
          <w:delText>of:</w:delText>
        </w:r>
      </w:del>
      <w:ins w:id="221" w:author="Benkendorf, Reed" w:date="2026-08-16T13:59:00Z" w16du:dateUtc="2026-08-16T20:59:00Z">
        <w:r w:rsidR="003F1727">
          <w:t>of</w:t>
        </w:r>
      </w:ins>
      <w:r>
        <w:t xml:space="preserve"> 1) predicted suitability, favoring the ~50% probability band; 2) Euclidean distance from known occurrences, favouring the underrepresented far tail; and 3) a cost-distance anomaly. The cost-distance anomaly utilises within-region residuals of least-cost distance (</w:t>
      </w:r>
      <w:hyperlink w:anchor="ref-vanetten2017gdistance">
        <w:r w:rsidR="00B4174F">
          <w:rPr>
            <w:rStyle w:val="Hyperlink"/>
          </w:rPr>
          <w:t>Etten 2017</w:t>
        </w:r>
      </w:hyperlink>
      <w:r>
        <w:t>) regressed on Euclidean distance, which flags cells where terrain-based travel difficulty diverges most from straight-line expectations.</w:t>
      </w:r>
    </w:p>
    <w:p w14:paraId="4F3826C2" w14:textId="77777777" w:rsidR="00B4174F" w:rsidRDefault="00000000">
      <w:pPr>
        <w:pStyle w:val="Heading3"/>
      </w:pPr>
      <w:bookmarkStart w:id="222" w:name="plant-density-h4a"/>
      <w:bookmarkEnd w:id="215"/>
      <w:r>
        <w:t>2.6 | Plant Density (H4a)</w:t>
      </w:r>
    </w:p>
    <w:p w14:paraId="3833B05A" w14:textId="57BAAD96" w:rsidR="00B4174F" w:rsidRDefault="00000000">
      <w:pPr>
        <w:pStyle w:val="FirstParagraph"/>
      </w:pPr>
      <w:r>
        <w:t xml:space="preserve">Plant density was modelled using </w:t>
      </w:r>
      <w:del w:id="223" w:author="Benkendorf, Reed" w:date="2026-08-16T11:49:00Z" w16du:dateUtc="2026-08-16T18:49:00Z">
        <w:r w:rsidDel="001C79FE">
          <w:delText xml:space="preserve">five </w:delText>
        </w:r>
      </w:del>
      <w:ins w:id="224" w:author="Benkendorf, Reed" w:date="2026-08-16T11:49:00Z" w16du:dateUtc="2026-08-16T18:49:00Z">
        <w:r w:rsidR="001C79FE">
          <w:t xml:space="preserve">NINE? </w:t>
        </w:r>
      </w:ins>
      <w:r>
        <w:t xml:space="preserve">approaches, </w:t>
      </w:r>
      <w:del w:id="225" w:author="Benkendorf, Reed" w:date="2026-08-16T11:47:00Z" w16du:dateUtc="2026-08-16T18:47:00Z">
        <w:r w:rsidDel="0070114F">
          <w:delText>with a focus on comparing</w:delText>
        </w:r>
      </w:del>
      <w:ins w:id="226" w:author="Benkendorf, Reed" w:date="2026-08-16T11:47:00Z" w16du:dateUtc="2026-08-16T18:47:00Z">
        <w:r w:rsidR="0070114F">
          <w:t>and both</w:t>
        </w:r>
      </w:ins>
      <w:r>
        <w:t xml:space="preserve"> spatial and non-spatial cross-validation</w:t>
      </w:r>
      <w:ins w:id="227" w:author="Benkendorf, Reed" w:date="2026-08-16T11:48:00Z" w16du:dateUtc="2026-08-16T18:48:00Z">
        <w:r w:rsidR="0070114F">
          <w:t xml:space="preserve"> (</w:t>
        </w:r>
        <w:r w:rsidR="0070114F">
          <w:fldChar w:fldCharType="begin"/>
        </w:r>
        <w:r w:rsidR="0070114F">
          <w:instrText>HYPERLINK \l "ref-mila2022nearest" \h</w:instrText>
        </w:r>
        <w:r w:rsidR="0070114F">
          <w:fldChar w:fldCharType="separate"/>
        </w:r>
        <w:r w:rsidR="0070114F">
          <w:rPr>
            <w:rStyle w:val="Hyperlink"/>
          </w:rPr>
          <w:t>Milà et al. 2022</w:t>
        </w:r>
        <w:r w:rsidR="0070114F">
          <w:fldChar w:fldCharType="end"/>
        </w:r>
        <w:r w:rsidR="0070114F">
          <w:t>).</w:t>
        </w:r>
      </w:ins>
      <w:del w:id="228" w:author="Benkendorf, Reed" w:date="2026-08-16T11:48:00Z" w16du:dateUtc="2026-08-16T18:48:00Z">
        <w:r w:rsidDel="0070114F">
          <w:delText>.</w:delText>
        </w:r>
      </w:del>
      <w:r>
        <w:t xml:space="preserve"> Because one population (Cochetopa Dome) consistently has far higher plant counts than the other</w:t>
      </w:r>
      <w:ins w:id="229" w:author="Benkendorf, Reed" w:date="2026-08-16T11:47:00Z" w16du:dateUtc="2026-08-16T18:47:00Z">
        <w:r w:rsidR="0070114F">
          <w:t xml:space="preserve">s, </w:t>
        </w:r>
      </w:ins>
      <w:del w:id="230" w:author="Benkendorf, Reed" w:date="2026-08-16T11:47:00Z" w16du:dateUtc="2026-08-16T18:47:00Z">
        <w:r w:rsidDel="0070114F">
          <w:delText xml:space="preserve"> (Comanche Basin), </w:delText>
        </w:r>
      </w:del>
      <w:r>
        <w:t>a naive train-test split risked confounding genuine model generalisation with a simple between-population split; training and test sets were instead partitioned using data twinning on rescaled coordinates and count values, which selects a test set whose joint distribution mirrors the training set’s (</w:t>
      </w:r>
      <w:hyperlink w:anchor="ref-vakayil2026twinning">
        <w:r w:rsidR="00B4174F">
          <w:rPr>
            <w:rStyle w:val="Hyperlink"/>
          </w:rPr>
          <w:t>Vakayil and Joseph 2026</w:t>
        </w:r>
      </w:hyperlink>
      <w:r>
        <w:t>). Five density models were fit: four using XGBoost across two distributions (Poisson, Tweedie), and one using light gradient boosting (</w:t>
      </w:r>
      <w:hyperlink w:anchor="ref-chen2016xgboost">
        <w:r w:rsidR="00B4174F">
          <w:rPr>
            <w:rStyle w:val="Hyperlink"/>
          </w:rPr>
          <w:t>T. Chen and Guestrin 2016</w:t>
        </w:r>
      </w:hyperlink>
      <w:r>
        <w:t xml:space="preserve">; </w:t>
      </w:r>
      <w:hyperlink w:anchor="ref-ke2017lightgbm">
        <w:r w:rsidR="00B4174F">
          <w:rPr>
            <w:rStyle w:val="Hyperlink"/>
          </w:rPr>
          <w:t>Ke et al. 2017</w:t>
        </w:r>
      </w:hyperlink>
      <w:r>
        <w:t>).</w:t>
      </w:r>
      <w:del w:id="231" w:author="Benkendorf, Reed" w:date="2026-08-16T11:49:00Z" w16du:dateUtc="2026-08-16T18:49:00Z">
        <w:r w:rsidDel="00D10449">
          <w:delText xml:space="preserve"> </w:delText>
        </w:r>
      </w:del>
      <w:ins w:id="232" w:author="Benkendorf, Reed" w:date="2026-08-16T11:49:00Z" w16du:dateUtc="2026-08-16T18:49:00Z">
        <w:r w:rsidR="00D10449">
          <w:t xml:space="preserve"> </w:t>
        </w:r>
      </w:ins>
      <w:ins w:id="233" w:author="Benkendorf, Reed" w:date="2026-08-16T11:50:00Z" w16du:dateUtc="2026-08-16T18:50:00Z">
        <w:r w:rsidR="001C79FE">
          <w:t xml:space="preserve">Bayesian hierarchical models with poisson, zero-inflated, and hurdle distributions, with population as a fixed effect were also, utilizing a test train split on count </w:t>
        </w:r>
      </w:ins>
      <w:ins w:id="234" w:author="Benkendorf, Reed" w:date="2026-08-16T11:51:00Z" w16du:dateUtc="2026-08-16T18:51:00Z">
        <w:r w:rsidR="001C79FE">
          <w:t xml:space="preserve">of plants per quadrat. </w:t>
        </w:r>
      </w:ins>
      <w:del w:id="235" w:author="Benkendorf, Reed" w:date="2026-08-16T11:49:00Z" w16du:dateUtc="2026-08-16T18:49:00Z">
        <w:r w:rsidDel="00D10449">
          <w:delText>For each of the XGBoost model-distribution combinations</w:delText>
        </w:r>
        <w:r w:rsidDel="0070114F">
          <w:delText>, both traditional and spatial cross-validation were compared (</w:delText>
        </w:r>
        <w:r w:rsidR="00B4174F" w:rsidDel="0070114F">
          <w:fldChar w:fldCharType="begin"/>
        </w:r>
        <w:r w:rsidR="00B4174F" w:rsidDel="0070114F">
          <w:delInstrText>HYPERLINK \l "ref-mila2022nearest" \h</w:delInstrText>
        </w:r>
        <w:r w:rsidR="00B4174F" w:rsidDel="0070114F">
          <w:fldChar w:fldCharType="separate"/>
        </w:r>
        <w:r w:rsidR="00B4174F" w:rsidDel="0070114F">
          <w:rPr>
            <w:rStyle w:val="Hyperlink"/>
          </w:rPr>
          <w:delText>Milà et al. 2022</w:delText>
        </w:r>
        <w:r w:rsidR="00B4174F" w:rsidDel="0070114F">
          <w:fldChar w:fldCharType="end"/>
        </w:r>
        <w:r w:rsidDel="0070114F">
          <w:delText xml:space="preserve">). </w:delText>
        </w:r>
      </w:del>
      <w:r>
        <w:t>Two null models served as baselines for comparison: the arithmetic mean plant count by population, and ordinary kriging interpolation across the study area (</w:t>
      </w:r>
      <w:hyperlink w:anchor="ref-pebesma2004gstat">
        <w:r w:rsidR="00B4174F">
          <w:rPr>
            <w:rStyle w:val="Hyperlink"/>
          </w:rPr>
          <w:t>E. J. Pebesma 2004</w:t>
        </w:r>
      </w:hyperlink>
      <w:r>
        <w:t>).</w:t>
      </w:r>
    </w:p>
    <w:p w14:paraId="3201384D" w14:textId="77777777" w:rsidR="00B4174F" w:rsidRDefault="00000000">
      <w:pPr>
        <w:pStyle w:val="Heading3"/>
      </w:pPr>
      <w:bookmarkStart w:id="236" w:name="population-boundaries-h4b"/>
      <w:bookmarkEnd w:id="222"/>
      <w:r>
        <w:t>2.7 | Population Boundaries (H4b)</w:t>
      </w:r>
    </w:p>
    <w:p w14:paraId="73D9A003" w14:textId="7B4CA1C8" w:rsidR="00B4174F" w:rsidRDefault="00000000">
      <w:pPr>
        <w:pStyle w:val="FirstParagraph"/>
      </w:pPr>
      <w:r>
        <w:t>Population boundaries were delineated by thresholding the continuous habitat suitability surface from the best-performing model using two different threshold-selection rules 1) sensitivity, and 2) equal sensitivity and specificity</w:t>
      </w:r>
      <w:ins w:id="237" w:author="Benkendorf, Reed" w:date="2026-08-16T11:54:00Z" w16du:dateUtc="2026-08-16T18:54:00Z">
        <w:r w:rsidR="00802474">
          <w:t xml:space="preserve"> </w:t>
        </w:r>
        <w:r w:rsidR="00802474">
          <w:rPr>
            <w:i/>
            <w:iCs/>
          </w:rPr>
          <w:t>(</w:t>
        </w:r>
        <w:r w:rsidR="00802474">
          <w:fldChar w:fldCharType="begin"/>
        </w:r>
        <w:r w:rsidR="00802474">
          <w:instrText>HYPERLINK \l "ref-hijman2024dismo" \h</w:instrText>
        </w:r>
        <w:r w:rsidR="00802474">
          <w:fldChar w:fldCharType="separate"/>
        </w:r>
        <w:r w:rsidR="00802474">
          <w:rPr>
            <w:rStyle w:val="Hyperlink"/>
            <w:i/>
            <w:iCs/>
          </w:rPr>
          <w:t>Hijmans et al. 2024</w:t>
        </w:r>
        <w:r w:rsidR="00802474">
          <w:fldChar w:fldCharType="end"/>
        </w:r>
        <w:r w:rsidR="00802474">
          <w:rPr>
            <w:i/>
            <w:iCs/>
          </w:rPr>
          <w:t>).</w:t>
        </w:r>
      </w:ins>
      <w:del w:id="238" w:author="Benkendorf, Reed" w:date="2026-08-16T11:54:00Z" w16du:dateUtc="2026-08-16T18:54:00Z">
        <w:r w:rsidDel="00802474">
          <w:delText>.</w:delText>
        </w:r>
      </w:del>
      <w:r>
        <w:t xml:space="preserve"> </w:t>
      </w:r>
      <w:del w:id="239" w:author="Benkendorf, Reed" w:date="2026-08-16T11:54:00Z" w16du:dateUtc="2026-08-16T18:54:00Z">
        <w:r w:rsidDel="00802474">
          <w:rPr>
            <w:i/>
            <w:iCs/>
          </w:rPr>
          <w:delText>— the threshold maximising the sum of sensitivity and specificity (‘spec_sens’), and the threshold at which sensitivity alone is maximised (‘sensitivity’) — producing two independent candidate delineations of suitable habitat, and polygonized each into discrete patches within ground-truthable areas, retaining only patches ≥ 2 pixels of the source raster’s resolution (</w:delText>
        </w:r>
        <w:r w:rsidR="00B4174F" w:rsidDel="00802474">
          <w:fldChar w:fldCharType="begin"/>
        </w:r>
        <w:r w:rsidR="00B4174F" w:rsidDel="00802474">
          <w:delInstrText>HYPERLINK \l "ref-hijman2024dismo" \h</w:delInstrText>
        </w:r>
        <w:r w:rsidR="00B4174F" w:rsidDel="00802474">
          <w:fldChar w:fldCharType="separate"/>
        </w:r>
        <w:r w:rsidR="00B4174F" w:rsidDel="00802474">
          <w:rPr>
            <w:rStyle w:val="Hyperlink"/>
            <w:i/>
            <w:iCs/>
          </w:rPr>
          <w:delText>Hijmans et al. 2024</w:delText>
        </w:r>
        <w:r w:rsidR="00B4174F" w:rsidDel="00802474">
          <w:fldChar w:fldCharType="end"/>
        </w:r>
        <w:r w:rsidDel="00802474">
          <w:rPr>
            <w:i/>
            <w:iCs/>
          </w:rPr>
          <w:delText>)</w:delText>
        </w:r>
      </w:del>
      <w:ins w:id="240" w:author="Benkendorf, Reed" w:date="2026-08-16T11:54:00Z" w16du:dateUtc="2026-08-16T18:54:00Z">
        <w:r w:rsidR="00802474">
          <w:t xml:space="preserve"> </w:t>
        </w:r>
      </w:ins>
      <w:del w:id="241" w:author="Benkendorf, Reed" w:date="2026-08-16T11:54:00Z" w16du:dateUtc="2026-08-16T18:54:00Z">
        <w:r w:rsidDel="00802474">
          <w:rPr>
            <w:i/>
            <w:iCs/>
          </w:rPr>
          <w:delText>.</w:delText>
        </w:r>
        <w:r w:rsidDel="00802474">
          <w:delText xml:space="preserve"> </w:delText>
        </w:r>
      </w:del>
      <w:ins w:id="242" w:author="Benkendorf, Reed" w:date="2026-08-16T11:52:00Z" w16du:dateUtc="2026-08-16T18:52:00Z">
        <w:r w:rsidR="00802474">
          <w:t xml:space="preserve">Sensitivity is the ability of </w:t>
        </w:r>
      </w:ins>
      <w:ins w:id="243" w:author="Benkendorf, Reed" w:date="2026-08-16T11:54:00Z" w16du:dateUtc="2026-08-16T18:54:00Z">
        <w:r w:rsidR="00802474">
          <w:t xml:space="preserve">a </w:t>
        </w:r>
      </w:ins>
      <w:ins w:id="244" w:author="Benkendorf, Reed" w:date="2026-08-16T11:52:00Z" w16du:dateUtc="2026-08-16T18:52:00Z">
        <w:r w:rsidR="00802474">
          <w:t xml:space="preserve">model to accurately </w:t>
        </w:r>
      </w:ins>
      <w:ins w:id="245" w:author="Benkendorf, Reed" w:date="2026-08-16T11:53:00Z" w16du:dateUtc="2026-08-16T18:53:00Z">
        <w:r w:rsidR="00802474">
          <w:t>predict occurrences at the expense of false positives, while</w:t>
        </w:r>
      </w:ins>
      <w:ins w:id="246" w:author="Benkendorf, Reed" w:date="2026-08-16T11:52:00Z" w16du:dateUtc="2026-08-16T18:52:00Z">
        <w:r w:rsidR="00802474">
          <w:t xml:space="preserve"> equal</w:t>
        </w:r>
      </w:ins>
      <w:ins w:id="247" w:author="Benkendorf, Reed" w:date="2026-08-16T11:53:00Z" w16du:dateUtc="2026-08-16T18:53:00Z">
        <w:r w:rsidR="00802474">
          <w:t xml:space="preserve">izing it with specificity balances accuracy of both classes </w:t>
        </w:r>
        <w:r w:rsidR="00802474">
          <w:rPr>
            <w:i/>
            <w:iCs/>
          </w:rPr>
          <w:t>(</w:t>
        </w:r>
        <w:r w:rsidR="00802474">
          <w:fldChar w:fldCharType="begin"/>
        </w:r>
        <w:r w:rsidR="00802474">
          <w:instrText>HYPERLINK \l "ref-hijman2024dismo" \h</w:instrText>
        </w:r>
        <w:r w:rsidR="00802474">
          <w:fldChar w:fldCharType="separate"/>
        </w:r>
        <w:r w:rsidR="00802474">
          <w:rPr>
            <w:rStyle w:val="Hyperlink"/>
            <w:i/>
            <w:iCs/>
          </w:rPr>
          <w:t>Hijmans et al. 2024</w:t>
        </w:r>
        <w:r w:rsidR="00802474">
          <w:fldChar w:fldCharType="end"/>
        </w:r>
        <w:r w:rsidR="00802474">
          <w:rPr>
            <w:i/>
            <w:iCs/>
          </w:rPr>
          <w:t>).</w:t>
        </w:r>
      </w:ins>
      <w:ins w:id="248" w:author="Benkendorf, Reed" w:date="2026-08-16T11:54:00Z" w16du:dateUtc="2026-08-16T18:54:00Z">
        <w:r w:rsidR="00802474">
          <w:t xml:space="preserve"> </w:t>
        </w:r>
      </w:ins>
      <w:r>
        <w:t xml:space="preserve">Because the sensitivity-rule polygons were nested entirely within the </w:t>
      </w:r>
      <w:commentRangeStart w:id="249"/>
      <w:r>
        <w:t>spec_sens</w:t>
      </w:r>
      <w:commentRangeEnd w:id="249"/>
      <w:r w:rsidR="000C0A54">
        <w:rPr>
          <w:rStyle w:val="CommentReference"/>
          <w:sz w:val="24"/>
          <w:szCs w:val="24"/>
        </w:rPr>
        <w:commentReference w:id="249"/>
      </w:r>
      <w:r>
        <w:t xml:space="preserve">-rule polygons rather than crossing them, we used the smaller (sensitivity-rule) polygon’s outer edge as the baseline for transect placement, treating the band between the two polygons as the zone where the two threshold rules disagree - and </w:t>
      </w:r>
      <w:del w:id="250" w:author="Benkendorf, Reed" w:date="2026-08-16T11:56:00Z" w16du:dateUtc="2026-08-16T18:56:00Z">
        <w:r w:rsidDel="00845387">
          <w:delText xml:space="preserve">therefore </w:delText>
        </w:r>
      </w:del>
      <w:r>
        <w:t xml:space="preserve">the </w:t>
      </w:r>
      <w:del w:id="251" w:author="Benkendorf, Reed" w:date="2026-08-16T11:56:00Z" w16du:dateUtc="2026-08-16T18:56:00Z">
        <w:r w:rsidDel="00845387">
          <w:delText xml:space="preserve">ground </w:delText>
        </w:r>
      </w:del>
      <w:ins w:id="252" w:author="Benkendorf, Reed" w:date="2026-08-16T11:56:00Z" w16du:dateUtc="2026-08-16T18:56:00Z">
        <w:r w:rsidR="00845387">
          <w:t xml:space="preserve">area </w:t>
        </w:r>
      </w:ins>
      <w:del w:id="253" w:author="Benkendorf, Reed" w:date="2026-08-16T11:56:00Z" w16du:dateUtc="2026-08-16T18:56:00Z">
        <w:r w:rsidDel="00845387">
          <w:delText>most worth</w:delText>
        </w:r>
      </w:del>
      <w:ins w:id="254" w:author="Benkendorf, Reed" w:date="2026-08-16T11:56:00Z" w16du:dateUtc="2026-08-16T18:56:00Z">
        <w:r w:rsidR="00845387">
          <w:t>to</w:t>
        </w:r>
      </w:ins>
      <w:r>
        <w:t xml:space="preserve"> test</w:t>
      </w:r>
      <w:del w:id="255" w:author="Benkendorf, Reed" w:date="2026-08-16T11:56:00Z" w16du:dateUtc="2026-08-16T18:56:00Z">
        <w:r w:rsidDel="00845387">
          <w:delText>ing</w:delText>
        </w:r>
      </w:del>
      <w:r>
        <w:t xml:space="preserve"> </w:t>
      </w:r>
      <w:del w:id="256" w:author="Benkendorf, Reed" w:date="2026-08-16T11:56:00Z" w16du:dateUtc="2026-08-16T18:56:00Z">
        <w:r w:rsidDel="00845387">
          <w:delText xml:space="preserve">to determine </w:delText>
        </w:r>
      </w:del>
      <w:r>
        <w:t xml:space="preserve">which rule better </w:t>
      </w:r>
      <w:del w:id="257" w:author="Benkendorf, Reed" w:date="2026-08-16T11:57:00Z" w16du:dateUtc="2026-08-16T18:57:00Z">
        <w:r w:rsidDel="00845387">
          <w:delText xml:space="preserve">predicts </w:delText>
        </w:r>
      </w:del>
      <w:ins w:id="258" w:author="Benkendorf, Reed" w:date="2026-08-16T11:57:00Z" w16du:dateUtc="2026-08-16T18:57:00Z">
        <w:r w:rsidR="00845387">
          <w:t xml:space="preserve">represents </w:t>
        </w:r>
      </w:ins>
      <w:r>
        <w:t xml:space="preserve">the population’s actual extent. For each patch, we identified the smaller polygon’s outer edge using native raster boundary detection (4-connected neighbours), generating candidate transects along the four cardinal directions from each edge cell. Transects began 50m inside this edge, extended outward across the disagreement band until clearing the larger (spec_sens-rule) polygon’s boundary by a further 15m, and were </w:t>
      </w:r>
      <w:r>
        <w:lastRenderedPageBreak/>
        <w:t xml:space="preserve">capped at 150m total length, so that each transect crosses both threshold boundaries and directly tests which rule better matches the field-observed edge of the population. Patches containing a known occurrence within 100m received a size-proportional transect budget (area^0.5, floor of 3, ceiling of 12 per patch); patches without a nearby known occurrence were flagged as exploratory and given only a fixed floor of transects, kept as a separate sampling stage. A per-site cap of 15 transects (trimming exploratory transects first) and a no-crossing constraint were applied before finalising the field sheet, which records each </w:t>
      </w:r>
      <w:del w:id="259" w:author="Benkendorf, Reed" w:date="2026-08-16T13:48:00Z" w16du:dateUtc="2026-08-16T20:48:00Z">
        <w:r w:rsidDel="00D24A88">
          <w:delText>transect’s</w:delText>
        </w:r>
      </w:del>
      <w:ins w:id="260" w:author="Benkendorf, Reed" w:date="2026-08-16T13:48:00Z" w16du:dateUtc="2026-08-16T20:48:00Z">
        <w:r w:rsidR="00D24A88">
          <w:t>transects</w:t>
        </w:r>
      </w:ins>
      <w:r>
        <w:t xml:space="preserve"> start coordinates, true and magnetic compass bearing, and a series of stations at 10m intervals along its length.</w:t>
      </w:r>
    </w:p>
    <w:p w14:paraId="7EDC7C36" w14:textId="65EAD105" w:rsidR="00B4174F" w:rsidRDefault="00000000">
      <w:pPr>
        <w:pStyle w:val="Heading3"/>
      </w:pPr>
      <w:bookmarkStart w:id="261" w:name="final-results"/>
      <w:bookmarkEnd w:id="236"/>
      <w:r>
        <w:t xml:space="preserve">2.8 | Final </w:t>
      </w:r>
      <w:del w:id="262" w:author="Benkendorf, Reed" w:date="2026-08-16T11:57:00Z" w16du:dateUtc="2026-08-16T18:57:00Z">
        <w:r w:rsidDel="00845387">
          <w:delText>Results</w:delText>
        </w:r>
      </w:del>
      <w:ins w:id="263" w:author="Benkendorf, Reed" w:date="2026-08-16T11:57:00Z" w16du:dateUtc="2026-08-16T18:57:00Z">
        <w:r w:rsidR="00845387">
          <w:t>Models</w:t>
        </w:r>
      </w:ins>
    </w:p>
    <w:p w14:paraId="6B961DD3" w14:textId="77777777" w:rsidR="00B4174F" w:rsidRDefault="00000000">
      <w:pPr>
        <w:pStyle w:val="FirstParagraph"/>
      </w:pPr>
      <w:r>
        <w:t>Using occurrence, density, and boundary-transect data from both rounds of ground-truthing combined with the original records, we refit final models of habitat suitability, occupancy, and census size, evaluating each solely against a held-out subset of the ground-truthed data not used in any prior training or tuning step.</w:t>
      </w:r>
    </w:p>
    <w:p w14:paraId="79030B61" w14:textId="4A439F5D" w:rsidR="00B4174F" w:rsidDel="00845387" w:rsidRDefault="00000000">
      <w:pPr>
        <w:pStyle w:val="BodyText"/>
        <w:rPr>
          <w:del w:id="264" w:author="Benkendorf, Reed" w:date="2026-08-16T11:58:00Z" w16du:dateUtc="2026-08-16T18:58:00Z"/>
        </w:rPr>
      </w:pPr>
      <w:del w:id="265" w:author="Benkendorf, Reed" w:date="2026-08-16T11:58:00Z" w16du:dateUtc="2026-08-16T18:58:00Z">
        <w:r w:rsidDel="00845387">
          <w:delText>Data processing was largely performed in R (</w:delText>
        </w:r>
        <w:r w:rsidR="00B4174F" w:rsidDel="00845387">
          <w:fldChar w:fldCharType="begin"/>
        </w:r>
        <w:r w:rsidR="00B4174F" w:rsidDel="00845387">
          <w:delInstrText>HYPERLINK \l "ref-rcoreteam2026r" \h</w:delInstrText>
        </w:r>
        <w:r w:rsidR="00B4174F" w:rsidDel="00845387">
          <w:fldChar w:fldCharType="separate"/>
        </w:r>
        <w:r w:rsidR="00B4174F" w:rsidDel="00845387">
          <w:rPr>
            <w:rStyle w:val="Hyperlink"/>
          </w:rPr>
          <w:delText>R Core Team 2026</w:delText>
        </w:r>
        <w:r w:rsidR="00B4174F" w:rsidDel="00845387">
          <w:fldChar w:fldCharType="end"/>
        </w:r>
        <w:r w:rsidDel="00845387">
          <w:delText>), using sf (</w:delText>
        </w:r>
        <w:r w:rsidR="00B4174F" w:rsidDel="00845387">
          <w:fldChar w:fldCharType="begin"/>
        </w:r>
        <w:r w:rsidR="00B4174F" w:rsidDel="00845387">
          <w:delInstrText>HYPERLINK \l "ref-pebesma2018sf" \h</w:delInstrText>
        </w:r>
        <w:r w:rsidR="00B4174F" w:rsidDel="00845387">
          <w:fldChar w:fldCharType="separate"/>
        </w:r>
        <w:r w:rsidR="00B4174F" w:rsidDel="00845387">
          <w:rPr>
            <w:rStyle w:val="Hyperlink"/>
          </w:rPr>
          <w:delText>E. Pebesma 2018</w:delText>
        </w:r>
        <w:r w:rsidR="00B4174F" w:rsidDel="00845387">
          <w:fldChar w:fldCharType="end"/>
        </w:r>
        <w:r w:rsidDel="00845387">
          <w:delText>) and terra (</w:delText>
        </w:r>
        <w:r w:rsidR="00B4174F" w:rsidDel="00845387">
          <w:fldChar w:fldCharType="begin"/>
        </w:r>
        <w:r w:rsidR="00B4174F" w:rsidDel="00845387">
          <w:delInstrText>HYPERLINK \l "ref-hijman2026terra" \h</w:delInstrText>
        </w:r>
        <w:r w:rsidR="00B4174F" w:rsidDel="00845387">
          <w:fldChar w:fldCharType="separate"/>
        </w:r>
        <w:r w:rsidR="00B4174F" w:rsidDel="00845387">
          <w:rPr>
            <w:rStyle w:val="Hyperlink"/>
          </w:rPr>
          <w:delText>Hijmans et al. 2026</w:delText>
        </w:r>
        <w:r w:rsidR="00B4174F" w:rsidDel="00845387">
          <w:fldChar w:fldCharType="end"/>
        </w:r>
        <w:r w:rsidDel="00845387">
          <w:delText>) for spatial data, and modelling via the tidymodels framework (</w:delText>
        </w:r>
        <w:r w:rsidR="00B4174F" w:rsidDel="00845387">
          <w:fldChar w:fldCharType="begin"/>
        </w:r>
        <w:r w:rsidR="00B4174F" w:rsidDel="00845387">
          <w:delInstrText>HYPERLINK \l "ref-kuhn2020tidymodels" \h</w:delInstrText>
        </w:r>
        <w:r w:rsidR="00B4174F" w:rsidDel="00845387">
          <w:fldChar w:fldCharType="separate"/>
        </w:r>
        <w:r w:rsidR="00B4174F" w:rsidDel="00845387">
          <w:rPr>
            <w:rStyle w:val="Hyperlink"/>
          </w:rPr>
          <w:delText>Kuhn and Wickham 2020</w:delText>
        </w:r>
        <w:r w:rsidR="00B4174F" w:rsidDel="00845387">
          <w:fldChar w:fldCharType="end"/>
        </w:r>
        <w:r w:rsidDel="00845387">
          <w:delText>).</w:delText>
        </w:r>
      </w:del>
    </w:p>
    <w:p w14:paraId="04D87F74" w14:textId="77777777" w:rsidR="00B4174F" w:rsidRDefault="00000000">
      <w:pPr>
        <w:pStyle w:val="Heading2"/>
      </w:pPr>
      <w:bookmarkStart w:id="266" w:name="results"/>
      <w:bookmarkEnd w:id="261"/>
      <w:r>
        <w:t>3 | Results</w:t>
      </w:r>
    </w:p>
    <w:p w14:paraId="009E3852" w14:textId="77777777" w:rsidR="00B4174F" w:rsidRDefault="00000000">
      <w:pPr>
        <w:pStyle w:val="Heading3"/>
        <w:rPr>
          <w:ins w:id="267" w:author="Benkendorf, Reed" w:date="2026-08-16T12:44:00Z" w16du:dateUtc="2026-08-16T19:44:00Z"/>
        </w:rPr>
      </w:pPr>
      <w:bookmarkStart w:id="268" w:name="ground-verification-h1-1"/>
      <w:r>
        <w:t>3.1 | Ground Verification (H1)</w:t>
      </w:r>
    </w:p>
    <w:p w14:paraId="7985591E" w14:textId="286A3330" w:rsidR="00B90524" w:rsidRDefault="00B90524" w:rsidP="00B90524">
      <w:pPr>
        <w:pStyle w:val="BodyText"/>
        <w:rPr>
          <w:ins w:id="269" w:author="Benkendorf, Reed" w:date="2026-08-16T12:44:00Z" w16du:dateUtc="2026-08-16T19:44:00Z"/>
        </w:rPr>
      </w:pPr>
      <w:ins w:id="270" w:author="Benkendorf, Reed" w:date="2026-08-16T12:44:00Z" w16du:dateUtc="2026-08-16T19:44:00Z">
        <w:r>
          <w:t xml:space="preserve">Within 270m of the known occurrences, the model had a PR-AUC of XX, indicating </w:t>
        </w:r>
      </w:ins>
      <w:ins w:id="271" w:author="Benkendorf, Reed" w:date="2026-08-16T12:45:00Z" w16du:dateUtc="2026-08-16T19:45:00Z">
        <w:r>
          <w:t xml:space="preserve">they </w:t>
        </w:r>
      </w:ins>
      <w:ins w:id="272" w:author="Benkendorf, Reed" w:date="2026-08-16T13:17:00Z" w16du:dateUtc="2026-08-16T20:17:00Z">
        <w:r w:rsidR="00AE4DEA">
          <w:t>can model</w:t>
        </w:r>
      </w:ins>
      <w:ins w:id="273" w:author="Benkendorf, Reed" w:date="2026-08-16T12:45:00Z" w16du:dateUtc="2026-08-16T19:45:00Z">
        <w:r>
          <w:t xml:space="preserve"> the species fundamental niche. The differences between resolutions varies by XX-XX, </w:t>
        </w:r>
      </w:ins>
      <w:ins w:id="274" w:author="Benkendorf, Reed" w:date="2026-08-16T12:46:00Z" w16du:dateUtc="2026-08-16T19:46:00Z">
        <w:r>
          <w:t xml:space="preserve">with 3-arc second </w:t>
        </w:r>
      </w:ins>
      <w:ins w:id="275" w:author="Benkendorf, Reed" w:date="2026-08-16T13:17:00Z" w16du:dateUtc="2026-08-16T20:17:00Z">
        <w:r w:rsidR="00AE4DEA">
          <w:t>models’</w:t>
        </w:r>
      </w:ins>
      <w:ins w:id="276" w:author="Benkendorf, Reed" w:date="2026-08-16T12:46:00Z" w16du:dateUtc="2026-08-16T19:46:00Z">
        <w:r>
          <w:t xml:space="preserve"> performance likely inflated due to a trump ruling where absences </w:t>
        </w:r>
      </w:ins>
      <w:ins w:id="277" w:author="Benkendorf, Reed" w:date="2026-08-16T13:17:00Z" w16du:dateUtc="2026-08-16T20:17:00Z">
        <w:r w:rsidR="00AE4DEA">
          <w:t>near</w:t>
        </w:r>
      </w:ins>
      <w:ins w:id="278" w:author="Benkendorf, Reed" w:date="2026-08-16T12:46:00Z" w16du:dateUtc="2026-08-16T19:46:00Z">
        <w:r>
          <w:t xml:space="preserve"> presences are removed for evaluation. </w:t>
        </w:r>
      </w:ins>
    </w:p>
    <w:p w14:paraId="2146416E" w14:textId="77777777" w:rsidR="00B90524" w:rsidRPr="00B90524" w:rsidRDefault="00B90524">
      <w:pPr>
        <w:pStyle w:val="BodyText"/>
        <w:pPrChange w:id="279" w:author="Benkendorf, Reed" w:date="2026-08-16T12:44:00Z" w16du:dateUtc="2026-08-16T19:44:00Z">
          <w:pPr>
            <w:pStyle w:val="Heading3"/>
          </w:pPr>
        </w:pPrChange>
      </w:pPr>
    </w:p>
    <w:p w14:paraId="50E35796" w14:textId="7DBC1A08" w:rsidR="00B4174F" w:rsidRDefault="00000000">
      <w:pPr>
        <w:pStyle w:val="FirstParagraph"/>
      </w:pPr>
      <w:commentRangeStart w:id="280"/>
      <w:r>
        <w:rPr>
          <w:noProof/>
        </w:rPr>
        <w:drawing>
          <wp:inline distT="0" distB="0" distL="0" distR="0" wp14:anchorId="2C8F54DA" wp14:editId="11B6F9D4">
            <wp:extent cx="5334000" cy="23114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SDManuscript_files/figures/fig2_heldout_vs_field_MOCK.png"/>
                    <pic:cNvPicPr>
                      <a:picLocks noChangeAspect="1" noChangeArrowheads="1"/>
                    </pic:cNvPicPr>
                  </pic:nvPicPr>
                  <pic:blipFill>
                    <a:blip r:embed="rId14"/>
                    <a:stretch>
                      <a:fillRect/>
                    </a:stretch>
                  </pic:blipFill>
                  <pic:spPr bwMode="auto">
                    <a:xfrm>
                      <a:off x="0" y="0"/>
                      <a:ext cx="5334000" cy="2311400"/>
                    </a:xfrm>
                    <a:prstGeom prst="rect">
                      <a:avLst/>
                    </a:prstGeom>
                    <a:noFill/>
                    <a:ln w="9525">
                      <a:noFill/>
                      <a:headEnd/>
                      <a:tailEnd/>
                    </a:ln>
                  </pic:spPr>
                </pic:pic>
              </a:graphicData>
            </a:graphic>
          </wp:inline>
        </w:drawing>
      </w:r>
      <w:commentRangeEnd w:id="280"/>
      <w:r w:rsidR="00D51397">
        <w:rPr>
          <w:rStyle w:val="CommentReference"/>
          <w:sz w:val="24"/>
          <w:szCs w:val="24"/>
        </w:rPr>
        <w:commentReference w:id="280"/>
      </w:r>
    </w:p>
    <w:p w14:paraId="3CA3FF5E" w14:textId="77777777" w:rsidR="00B4174F" w:rsidRDefault="00000000">
      <w:pPr>
        <w:pStyle w:val="Heading3"/>
        <w:rPr>
          <w:ins w:id="281" w:author="Benkendorf, Reed" w:date="2026-08-16T12:58:00Z" w16du:dateUtc="2026-08-16T19:58:00Z"/>
        </w:rPr>
      </w:pPr>
      <w:bookmarkStart w:id="282" w:name="X75559364a3c1eaf9221a9e1a066ce0ca80d7154"/>
      <w:bookmarkEnd w:id="268"/>
      <w:r>
        <w:t>3.2 | Comparison of Different Spatial Resolutions (H2)</w:t>
      </w:r>
    </w:p>
    <w:p w14:paraId="17DBEC36" w14:textId="2C314FDA" w:rsidR="00AD398F" w:rsidRPr="00AD398F" w:rsidRDefault="00AD398F">
      <w:pPr>
        <w:pStyle w:val="BodyText"/>
        <w:rPr>
          <w:ins w:id="283" w:author="Benkendorf, Reed" w:date="2026-08-16T12:56:00Z" w16du:dateUtc="2026-08-16T19:56:00Z"/>
        </w:rPr>
        <w:pPrChange w:id="284" w:author="Benkendorf, Reed" w:date="2026-08-16T12:58:00Z" w16du:dateUtc="2026-08-16T19:58:00Z">
          <w:pPr>
            <w:pStyle w:val="Heading3"/>
          </w:pPr>
        </w:pPrChange>
      </w:pPr>
      <w:ins w:id="285" w:author="Benkendorf, Reed" w:date="2026-08-16T12:58:00Z" w16du:dateUtc="2026-08-16T19:58:00Z">
        <w:r>
          <w:t xml:space="preserve">The 1/3 arc-second model (n = obs plot, </w:t>
        </w:r>
      </w:ins>
      <w:ins w:id="286" w:author="Benkendorf, Reed" w:date="2026-08-16T12:59:00Z" w16du:dateUtc="2026-08-16T19:59:00Z">
        <w:r>
          <w:t>n = obs opportunistic) has a PR-AUC of, 1 arc … , 3 arc. If ‘removing’ the points not compared in the 3arc model the 1 arc PR-</w:t>
        </w:r>
      </w:ins>
      <w:ins w:id="287" w:author="Benkendorf, Reed" w:date="2026-08-16T13:00:00Z" w16du:dateUtc="2026-08-16T20:00:00Z">
        <w:r>
          <w:t xml:space="preserve">AUC becomes, and removing the points not compared in the 1 and 3 arc second models the 1-3 arc model </w:t>
        </w:r>
        <w:r>
          <w:lastRenderedPageBreak/>
          <w:t xml:space="preserve">has THIS pr-auc. </w:t>
        </w:r>
        <w:r w:rsidR="00625DD3">
          <w:t xml:space="preserve">Across both modelling runs, the </w:t>
        </w:r>
      </w:ins>
      <w:ins w:id="288" w:author="Benkendorf, Reed" w:date="2026-08-16T13:01:00Z" w16du:dateUtc="2026-08-16T20:01:00Z">
        <w:r w:rsidR="00625DD3">
          <w:t>(non-)</w:t>
        </w:r>
      </w:ins>
      <w:ins w:id="289" w:author="Benkendorf, Reed" w:date="2026-08-16T13:00:00Z" w16du:dateUtc="2026-08-16T20:00:00Z">
        <w:r w:rsidR="00625DD3">
          <w:t>spatial CV model</w:t>
        </w:r>
      </w:ins>
      <w:ins w:id="290" w:author="Benkendorf, Reed" w:date="2026-08-16T13:01:00Z" w16du:dateUtc="2026-08-16T20:01:00Z">
        <w:r w:rsidR="00625DD3">
          <w:t xml:space="preserve"> diagnostics were more </w:t>
        </w:r>
      </w:ins>
      <w:ins w:id="291" w:author="Benkendorf, Reed" w:date="2026-08-16T13:17:00Z" w16du:dateUtc="2026-08-16T20:17:00Z">
        <w:r w:rsidR="00AE4DEA">
          <w:t>like</w:t>
        </w:r>
      </w:ins>
      <w:ins w:id="292" w:author="Benkendorf, Reed" w:date="2026-08-16T13:01:00Z" w16du:dateUtc="2026-08-16T20:01:00Z">
        <w:r w:rsidR="00625DD3">
          <w:t xml:space="preserve"> the ground truthed data. </w:t>
        </w:r>
      </w:ins>
    </w:p>
    <w:p w14:paraId="11D8673C" w14:textId="77777777" w:rsidR="005E428A" w:rsidRPr="005E428A" w:rsidRDefault="005E428A">
      <w:pPr>
        <w:pStyle w:val="BodyText"/>
        <w:pPrChange w:id="293" w:author="Benkendorf, Reed" w:date="2026-08-16T12:56:00Z" w16du:dateUtc="2026-08-16T19:56:00Z">
          <w:pPr>
            <w:pStyle w:val="Heading3"/>
          </w:pPr>
        </w:pPrChange>
      </w:pPr>
    </w:p>
    <w:p w14:paraId="7A889156" w14:textId="77777777" w:rsidR="00B4174F" w:rsidRDefault="00000000">
      <w:pPr>
        <w:pStyle w:val="FirstParagraph"/>
      </w:pPr>
      <w:commentRangeStart w:id="294"/>
      <w:r>
        <w:rPr>
          <w:noProof/>
        </w:rPr>
        <w:drawing>
          <wp:inline distT="0" distB="0" distL="0" distR="0" wp14:anchorId="339AEA32" wp14:editId="59175222">
            <wp:extent cx="5334000" cy="227584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SDManuscript_files/figures/fig1_pa_ratio_sensitivity_MOCK.png"/>
                    <pic:cNvPicPr>
                      <a:picLocks noChangeAspect="1" noChangeArrowheads="1"/>
                    </pic:cNvPicPr>
                  </pic:nvPicPr>
                  <pic:blipFill>
                    <a:blip r:embed="rId15"/>
                    <a:stretch>
                      <a:fillRect/>
                    </a:stretch>
                  </pic:blipFill>
                  <pic:spPr bwMode="auto">
                    <a:xfrm>
                      <a:off x="0" y="0"/>
                      <a:ext cx="5334000" cy="2275840"/>
                    </a:xfrm>
                    <a:prstGeom prst="rect">
                      <a:avLst/>
                    </a:prstGeom>
                    <a:noFill/>
                    <a:ln w="9525">
                      <a:noFill/>
                      <a:headEnd/>
                      <a:tailEnd/>
                    </a:ln>
                  </pic:spPr>
                </pic:pic>
              </a:graphicData>
            </a:graphic>
          </wp:inline>
        </w:drawing>
      </w:r>
      <w:commentRangeEnd w:id="294"/>
      <w:r w:rsidR="00D51397">
        <w:rPr>
          <w:rStyle w:val="CommentReference"/>
          <w:sz w:val="24"/>
          <w:szCs w:val="24"/>
        </w:rPr>
        <w:commentReference w:id="294"/>
      </w:r>
    </w:p>
    <w:p w14:paraId="643C886D" w14:textId="77777777" w:rsidR="00B4174F" w:rsidRDefault="00000000">
      <w:pPr>
        <w:pStyle w:val="BodyText"/>
      </w:pPr>
      <w:r>
        <w:t>The area under the precision-recall curve (AUC-PR), the True Skill Statistic, and Sensitivity and Specificity (</w:t>
      </w:r>
      <w:hyperlink w:anchor="ref-sofaer2019area">
        <w:r w:rsidR="00B4174F">
          <w:rPr>
            <w:rStyle w:val="Hyperlink"/>
          </w:rPr>
          <w:t>Sofaer et al. 2019</w:t>
        </w:r>
      </w:hyperlink>
      <w:r>
        <w:t xml:space="preserve">; </w:t>
      </w:r>
      <w:hyperlink w:anchor="ref-allouche2006assessing">
        <w:r w:rsidR="00B4174F">
          <w:rPr>
            <w:rStyle w:val="Hyperlink"/>
          </w:rPr>
          <w:t>Allouche et al. 2006</w:t>
        </w:r>
      </w:hyperlink>
      <w:r>
        <w:t>).</w:t>
      </w:r>
    </w:p>
    <w:p w14:paraId="014AA4EE" w14:textId="77777777" w:rsidR="00B4174F" w:rsidRDefault="00000000">
      <w:pPr>
        <w:pStyle w:val="Heading3"/>
        <w:rPr>
          <w:ins w:id="295" w:author="Benkendorf, Reed" w:date="2026-08-16T12:45:00Z" w16du:dateUtc="2026-08-16T19:45:00Z"/>
        </w:rPr>
      </w:pPr>
      <w:bookmarkStart w:id="296" w:name="occupancy-based-field-sampling-h3-1"/>
      <w:bookmarkEnd w:id="282"/>
      <w:r>
        <w:t>3.3 | Occupancy Based Field Sampling (H3)</w:t>
      </w:r>
    </w:p>
    <w:p w14:paraId="731CDA06" w14:textId="613DE6B3" w:rsidR="00B90524" w:rsidRPr="00B90524" w:rsidRDefault="00884A05">
      <w:pPr>
        <w:pStyle w:val="BodyText"/>
        <w:pPrChange w:id="297" w:author="Benkendorf, Reed" w:date="2026-08-16T12:45:00Z" w16du:dateUtc="2026-08-16T19:45:00Z">
          <w:pPr>
            <w:pStyle w:val="Heading3"/>
          </w:pPr>
        </w:pPrChange>
      </w:pPr>
      <w:ins w:id="298" w:author="Benkendorf, Reed" w:date="2026-08-16T12:46:00Z" w16du:dateUtc="2026-08-16T19:46:00Z">
        <w:r>
          <w:t>X sub-populations (occurrences found b</w:t>
        </w:r>
      </w:ins>
      <w:ins w:id="299" w:author="Benkendorf, Reed" w:date="2026-08-16T12:47:00Z" w16du:dateUtc="2026-08-16T19:47:00Z">
        <w:r>
          <w:t xml:space="preserve">etween 270-450m) were detected while field sampling. No new populations were detected during sampling. </w:t>
        </w:r>
      </w:ins>
      <w:ins w:id="300" w:author="Benkendorf, Reed" w:date="2026-08-16T12:48:00Z" w16du:dateUtc="2026-08-16T19:48:00Z">
        <w:r>
          <w:t xml:space="preserve">The latter </w:t>
        </w:r>
      </w:ins>
      <w:ins w:id="301" w:author="Benkendorf, Reed" w:date="2026-08-16T12:49:00Z" w16du:dateUtc="2026-08-16T19:49:00Z">
        <w:r>
          <w:t>indicating</w:t>
        </w:r>
      </w:ins>
      <w:ins w:id="302" w:author="Benkendorf, Reed" w:date="2026-08-16T12:48:00Z" w16du:dateUtc="2026-08-16T19:48:00Z">
        <w:r>
          <w:t xml:space="preserve"> that the species geographic distribution is well defined. </w:t>
        </w:r>
      </w:ins>
      <w:ins w:id="303" w:author="Benkendorf, Reed" w:date="2026-08-16T12:49:00Z" w16du:dateUtc="2026-08-16T19:49:00Z">
        <w:r>
          <w:t xml:space="preserve">A zero-inflated logistic model identifies that Euclidean distance has X contributions, while the cost-distance anomaly surface has X </w:t>
        </w:r>
      </w:ins>
      <w:ins w:id="304" w:author="Benkendorf, Reed" w:date="2026-08-16T12:50:00Z" w16du:dateUtc="2026-08-16T19:50:00Z">
        <w:r>
          <w:t xml:space="preserve">contribution. </w:t>
        </w:r>
      </w:ins>
    </w:p>
    <w:p w14:paraId="27A5DE15" w14:textId="77777777" w:rsidR="00B4174F" w:rsidRDefault="00000000">
      <w:pPr>
        <w:pStyle w:val="Heading3"/>
        <w:rPr>
          <w:ins w:id="305" w:author="Benkendorf, Reed" w:date="2026-08-16T12:48:00Z" w16du:dateUtc="2026-08-16T19:48:00Z"/>
        </w:rPr>
      </w:pPr>
      <w:bookmarkStart w:id="306" w:name="plant-density-h4a-1"/>
      <w:bookmarkEnd w:id="296"/>
      <w:r>
        <w:t>3.4 | Plant Density (H4a)</w:t>
      </w:r>
    </w:p>
    <w:p w14:paraId="6DE7869C" w14:textId="69442DB3" w:rsidR="00884A05" w:rsidRPr="00884A05" w:rsidRDefault="00C92838">
      <w:pPr>
        <w:pStyle w:val="BodyText"/>
        <w:pPrChange w:id="307" w:author="Benkendorf, Reed" w:date="2026-08-16T12:48:00Z" w16du:dateUtc="2026-08-16T19:48:00Z">
          <w:pPr>
            <w:pStyle w:val="Heading3"/>
          </w:pPr>
        </w:pPrChange>
      </w:pPr>
      <w:ins w:id="308" w:author="Benkendorf, Reed" w:date="2026-08-16T12:54:00Z" w16du:dateUtc="2026-08-16T19:54:00Z">
        <w:r>
          <w:t>Predictive results were compared with n field visited plots (n = sample draw, n = opportunistic)</w:t>
        </w:r>
      </w:ins>
      <w:ins w:id="309" w:author="Benkendorf, Reed" w:date="2026-08-16T12:55:00Z" w16du:dateUtc="2026-08-16T19:55:00Z">
        <w:r>
          <w:t xml:space="preserve">. </w:t>
        </w:r>
        <w:r w:rsidR="005E428A">
          <w:t>The inflation of MAE by m</w:t>
        </w:r>
      </w:ins>
      <w:ins w:id="310" w:author="Benkendorf, Reed" w:date="2026-08-16T12:56:00Z" w16du:dateUtc="2026-08-16T19:56:00Z">
        <w:r w:rsidR="005E428A">
          <w:t xml:space="preserve">odelling ranged from (X – Y), and the average difference between the spatial and non-spatial CV folds was XX, indicating that CV FOLDS LEAD TO OPTIMISTIC results. </w:t>
        </w:r>
      </w:ins>
    </w:p>
    <w:p w14:paraId="21459822" w14:textId="77777777" w:rsidR="00B4174F" w:rsidRDefault="00000000">
      <w:pPr>
        <w:pStyle w:val="FirstParagraph"/>
      </w:pPr>
      <w:commentRangeStart w:id="311"/>
      <w:r>
        <w:rPr>
          <w:noProof/>
        </w:rPr>
        <w:lastRenderedPageBreak/>
        <w:drawing>
          <wp:inline distT="0" distB="0" distL="0" distR="0" wp14:anchorId="6EB6D79D" wp14:editId="777A8623">
            <wp:extent cx="5334000" cy="2021305"/>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SDManuscript_files/figures/fig3_density_mae_MOCK.png"/>
                    <pic:cNvPicPr>
                      <a:picLocks noChangeAspect="1" noChangeArrowheads="1"/>
                    </pic:cNvPicPr>
                  </pic:nvPicPr>
                  <pic:blipFill>
                    <a:blip r:embed="rId16"/>
                    <a:stretch>
                      <a:fillRect/>
                    </a:stretch>
                  </pic:blipFill>
                  <pic:spPr bwMode="auto">
                    <a:xfrm>
                      <a:off x="0" y="0"/>
                      <a:ext cx="5334000" cy="2021305"/>
                    </a:xfrm>
                    <a:prstGeom prst="rect">
                      <a:avLst/>
                    </a:prstGeom>
                    <a:noFill/>
                    <a:ln w="9525">
                      <a:noFill/>
                      <a:headEnd/>
                      <a:tailEnd/>
                    </a:ln>
                  </pic:spPr>
                </pic:pic>
              </a:graphicData>
            </a:graphic>
          </wp:inline>
        </w:drawing>
      </w:r>
      <w:commentRangeEnd w:id="311"/>
      <w:r w:rsidR="00D51397">
        <w:rPr>
          <w:rStyle w:val="CommentReference"/>
          <w:sz w:val="24"/>
          <w:szCs w:val="24"/>
        </w:rPr>
        <w:commentReference w:id="311"/>
      </w:r>
    </w:p>
    <w:p w14:paraId="05EA20CA" w14:textId="77777777" w:rsidR="00B4174F" w:rsidRDefault="00000000">
      <w:pPr>
        <w:pStyle w:val="Heading3"/>
        <w:rPr>
          <w:ins w:id="312" w:author="Benkendorf, Reed" w:date="2026-08-16T12:48:00Z" w16du:dateUtc="2026-08-16T19:48:00Z"/>
        </w:rPr>
      </w:pPr>
      <w:bookmarkStart w:id="313" w:name="population-boundaries-h4b-1"/>
      <w:bookmarkEnd w:id="306"/>
      <w:r>
        <w:t>3.5 | Population Boundaries (H4b)</w:t>
      </w:r>
    </w:p>
    <w:p w14:paraId="77784A8A" w14:textId="232ABE4E" w:rsidR="00884A05" w:rsidRPr="006816C5" w:rsidDel="00AE4DEA" w:rsidRDefault="00AE4DEA" w:rsidP="00884A05">
      <w:pPr>
        <w:pStyle w:val="BodyText"/>
        <w:rPr>
          <w:del w:id="314" w:author="Benkendorf, Reed" w:date="2026-08-16T12:50:00Z" w16du:dateUtc="2026-08-16T19:50:00Z"/>
        </w:rPr>
      </w:pPr>
      <w:ins w:id="315" w:author="Benkendorf, Reed" w:date="2026-08-16T13:19:00Z" w16du:dateUtc="2026-08-16T20:19:00Z">
        <w:r w:rsidRPr="006816C5">
          <w:t>The population boundaries obtained by thresholding result</w:t>
        </w:r>
      </w:ins>
      <w:ins w:id="316" w:author="Benkendorf, Reed" w:date="2026-08-16T13:20:00Z" w16du:dateUtc="2026-08-16T20:20:00Z">
        <w:r w:rsidRPr="006816C5">
          <w:t>ed</w:t>
        </w:r>
      </w:ins>
      <w:ins w:id="317" w:author="Benkendorf, Reed" w:date="2026-08-16T13:19:00Z" w16du:dateUtc="2026-08-16T20:19:00Z">
        <w:r w:rsidRPr="006816C5">
          <w:t xml:space="preserve"> in initial estimates of population geographic extent of …  </w:t>
        </w:r>
      </w:ins>
      <w:ins w:id="318" w:author="Benkendorf, Reed" w:date="2026-08-16T13:20:00Z" w16du:dateUtc="2026-08-16T20:20:00Z">
        <w:r w:rsidRPr="006816C5">
          <w:t>for sensitivity and for equal sensitivity and specificity. The wombling approac</w:t>
        </w:r>
      </w:ins>
      <w:ins w:id="319" w:author="Benkendorf, Reed" w:date="2026-08-16T13:21:00Z" w16du:dateUtc="2026-08-16T20:21:00Z">
        <w:r w:rsidRPr="006816C5">
          <w:t xml:space="preserve">h shows that estimates at the </w:t>
        </w:r>
      </w:ins>
      <w:ins w:id="320" w:author="Benkendorf, Reed" w:date="2026-08-16T14:00:00Z" w16du:dateUtc="2026-08-16T21:00:00Z">
        <w:r w:rsidR="00365A32" w:rsidRPr="006816C5">
          <w:t>XX-percentile</w:t>
        </w:r>
      </w:ins>
      <w:ins w:id="321" w:author="Benkendorf, Reed" w:date="2026-08-16T13:21:00Z" w16du:dateUtc="2026-08-16T20:21:00Z">
        <w:r w:rsidRPr="006816C5">
          <w:t xml:space="preserve"> </w:t>
        </w:r>
      </w:ins>
      <w:ins w:id="322" w:author="Benkendorf, Reed" w:date="2026-08-16T13:36:00Z" w16du:dateUtc="2026-08-16T20:36:00Z">
        <w:r w:rsidR="00C118E4" w:rsidRPr="006816C5">
          <w:t>led</w:t>
        </w:r>
      </w:ins>
      <w:ins w:id="323" w:author="Benkendorf, Reed" w:date="2026-08-16T13:21:00Z" w16du:dateUtc="2026-08-16T20:21:00Z">
        <w:r w:rsidRPr="006816C5">
          <w:t xml:space="preserve"> to </w:t>
        </w:r>
      </w:ins>
      <w:ins w:id="324" w:author="Benkendorf, Reed" w:date="2026-08-16T13:22:00Z" w16du:dateUtc="2026-08-16T20:22:00Z">
        <w:r w:rsidRPr="006816C5">
          <w:t>more</w:t>
        </w:r>
      </w:ins>
      <w:ins w:id="325" w:author="Benkendorf, Reed" w:date="2026-08-16T13:21:00Z" w16du:dateUtc="2026-08-16T20:21:00Z">
        <w:r w:rsidRPr="006816C5">
          <w:t xml:space="preserve"> accurate estimates of population extent, correcting it towards YY. </w:t>
        </w:r>
      </w:ins>
    </w:p>
    <w:p w14:paraId="0AD717EE" w14:textId="77777777" w:rsidR="00AE4DEA" w:rsidRDefault="00AE4DEA">
      <w:pPr>
        <w:pStyle w:val="Heading3"/>
        <w:rPr>
          <w:ins w:id="326" w:author="Benkendorf, Reed" w:date="2026-08-16T13:18:00Z" w16du:dateUtc="2026-08-16T20:18:00Z"/>
          <w:rFonts w:eastAsiaTheme="minorEastAsia" w:cstheme="minorBidi"/>
          <w:color w:val="auto"/>
          <w:sz w:val="24"/>
          <w:szCs w:val="24"/>
        </w:rPr>
      </w:pPr>
    </w:p>
    <w:p w14:paraId="3078DBBB" w14:textId="77777777" w:rsidR="00AE4DEA" w:rsidRDefault="00AE4DEA" w:rsidP="00AE4DEA">
      <w:pPr>
        <w:pStyle w:val="BodyText"/>
        <w:rPr>
          <w:ins w:id="327" w:author="Benkendorf, Reed" w:date="2026-08-16T13:18:00Z" w16du:dateUtc="2026-08-16T20:18:00Z"/>
        </w:rPr>
      </w:pPr>
    </w:p>
    <w:p w14:paraId="3834ADA7" w14:textId="77777777" w:rsidR="00AE4DEA" w:rsidRDefault="00AE4DEA" w:rsidP="00AE4DEA">
      <w:pPr>
        <w:pStyle w:val="BodyText"/>
        <w:rPr>
          <w:ins w:id="328" w:author="Benkendorf, Reed" w:date="2026-08-16T13:18:00Z" w16du:dateUtc="2026-08-16T20:18:00Z"/>
        </w:rPr>
      </w:pPr>
    </w:p>
    <w:p w14:paraId="2F7C7ECC" w14:textId="77777777" w:rsidR="00AE4DEA" w:rsidRDefault="00AE4DEA" w:rsidP="00AE4DEA">
      <w:pPr>
        <w:pStyle w:val="BodyText"/>
        <w:rPr>
          <w:ins w:id="329" w:author="Benkendorf, Reed" w:date="2026-08-16T13:18:00Z" w16du:dateUtc="2026-08-16T20:18:00Z"/>
        </w:rPr>
      </w:pPr>
    </w:p>
    <w:p w14:paraId="1C39F002" w14:textId="77777777" w:rsidR="00AE4DEA" w:rsidRPr="00AE4DEA" w:rsidRDefault="00AE4DEA">
      <w:pPr>
        <w:pStyle w:val="BodyText"/>
        <w:rPr>
          <w:ins w:id="330" w:author="Benkendorf, Reed" w:date="2026-08-16T13:18:00Z" w16du:dateUtc="2026-08-16T20:18:00Z"/>
        </w:rPr>
        <w:pPrChange w:id="331" w:author="Benkendorf, Reed" w:date="2026-08-16T13:18:00Z" w16du:dateUtc="2026-08-16T20:18:00Z">
          <w:pPr>
            <w:pStyle w:val="Heading3"/>
          </w:pPr>
        </w:pPrChange>
      </w:pPr>
    </w:p>
    <w:p w14:paraId="6FB76E7C" w14:textId="77777777" w:rsidR="00884A05" w:rsidRPr="00884A05" w:rsidRDefault="00884A05">
      <w:pPr>
        <w:pStyle w:val="BodyText"/>
        <w:rPr>
          <w:ins w:id="332" w:author="Benkendorf, Reed" w:date="2026-08-16T12:50:00Z" w16du:dateUtc="2026-08-16T19:50:00Z"/>
        </w:rPr>
        <w:pPrChange w:id="333" w:author="Benkendorf, Reed" w:date="2026-08-16T12:50:00Z" w16du:dateUtc="2026-08-16T19:50:00Z">
          <w:pPr>
            <w:pStyle w:val="Heading3"/>
          </w:pPr>
        </w:pPrChange>
      </w:pPr>
    </w:p>
    <w:p w14:paraId="01F8ABB5" w14:textId="77777777" w:rsidR="00B4174F" w:rsidRDefault="00000000">
      <w:pPr>
        <w:pStyle w:val="Heading3"/>
      </w:pPr>
      <w:bookmarkStart w:id="334" w:name="final-results-1"/>
      <w:bookmarkEnd w:id="313"/>
      <w:r>
        <w:lastRenderedPageBreak/>
        <w:t>3.6 | Final Results</w:t>
      </w:r>
    </w:p>
    <w:p w14:paraId="3BDFF112" w14:textId="77777777" w:rsidR="00B4174F" w:rsidRDefault="00000000">
      <w:pPr>
        <w:pStyle w:val="FirstParagraph"/>
      </w:pPr>
      <w:commentRangeStart w:id="335"/>
      <w:commentRangeStart w:id="336"/>
      <w:r>
        <w:rPr>
          <w:noProof/>
        </w:rPr>
        <w:drawing>
          <wp:inline distT="0" distB="0" distL="0" distR="0" wp14:anchorId="3278E055" wp14:editId="618A149B">
            <wp:extent cx="4382086" cy="3713871"/>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SDManuscript_files/figures/suitability_preview.png"/>
                    <pic:cNvPicPr>
                      <a:picLocks noChangeAspect="1" noChangeArrowheads="1"/>
                    </pic:cNvPicPr>
                  </pic:nvPicPr>
                  <pic:blipFill>
                    <a:blip r:embed="rId17"/>
                    <a:stretch>
                      <a:fillRect/>
                    </a:stretch>
                  </pic:blipFill>
                  <pic:spPr bwMode="auto">
                    <a:xfrm>
                      <a:off x="0" y="0"/>
                      <a:ext cx="4406202" cy="3734310"/>
                    </a:xfrm>
                    <a:prstGeom prst="rect">
                      <a:avLst/>
                    </a:prstGeom>
                    <a:noFill/>
                    <a:ln w="9525">
                      <a:noFill/>
                      <a:headEnd/>
                      <a:tailEnd/>
                    </a:ln>
                  </pic:spPr>
                </pic:pic>
              </a:graphicData>
            </a:graphic>
          </wp:inline>
        </w:drawing>
      </w:r>
      <w:commentRangeEnd w:id="336"/>
      <w:r w:rsidR="003845F5">
        <w:rPr>
          <w:rStyle w:val="CommentReference"/>
          <w:sz w:val="24"/>
          <w:szCs w:val="24"/>
        </w:rPr>
        <w:commentReference w:id="336"/>
      </w:r>
      <w:commentRangeEnd w:id="335"/>
      <w:r w:rsidR="007A0F76">
        <w:rPr>
          <w:rStyle w:val="CommentReference"/>
          <w:sz w:val="24"/>
          <w:szCs w:val="24"/>
        </w:rPr>
        <w:commentReference w:id="335"/>
      </w:r>
    </w:p>
    <w:p w14:paraId="1930051D" w14:textId="77777777" w:rsidR="00B4174F" w:rsidRDefault="00000000">
      <w:pPr>
        <w:pStyle w:val="BodyText"/>
      </w:pPr>
      <w:commentRangeStart w:id="337"/>
      <w:r>
        <w:rPr>
          <w:noProof/>
        </w:rPr>
        <w:lastRenderedPageBreak/>
        <w:drawing>
          <wp:inline distT="0" distB="0" distL="0" distR="0" wp14:anchorId="39D272A0" wp14:editId="59843C04">
            <wp:extent cx="5334000" cy="6667499"/>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SDManuscript_files/figures/density_preview.png"/>
                    <pic:cNvPicPr>
                      <a:picLocks noChangeAspect="1" noChangeArrowheads="1"/>
                    </pic:cNvPicPr>
                  </pic:nvPicPr>
                  <pic:blipFill>
                    <a:blip r:embed="rId18"/>
                    <a:stretch>
                      <a:fillRect/>
                    </a:stretch>
                  </pic:blipFill>
                  <pic:spPr bwMode="auto">
                    <a:xfrm>
                      <a:off x="0" y="0"/>
                      <a:ext cx="5334000" cy="6667499"/>
                    </a:xfrm>
                    <a:prstGeom prst="rect">
                      <a:avLst/>
                    </a:prstGeom>
                    <a:noFill/>
                    <a:ln w="9525">
                      <a:noFill/>
                      <a:headEnd/>
                      <a:tailEnd/>
                    </a:ln>
                  </pic:spPr>
                </pic:pic>
              </a:graphicData>
            </a:graphic>
          </wp:inline>
        </w:drawing>
      </w:r>
      <w:commentRangeEnd w:id="337"/>
      <w:r w:rsidR="00AD398F">
        <w:rPr>
          <w:rStyle w:val="CommentReference"/>
          <w:sz w:val="24"/>
          <w:szCs w:val="24"/>
        </w:rPr>
        <w:commentReference w:id="337"/>
      </w:r>
    </w:p>
    <w:p w14:paraId="1898C737" w14:textId="54E54228" w:rsidR="00163BC6" w:rsidRDefault="00000000">
      <w:pPr>
        <w:pStyle w:val="Heading2"/>
        <w:rPr>
          <w:ins w:id="338" w:author="Benkendorf, Reed" w:date="2026-08-16T13:32:00Z" w16du:dateUtc="2026-08-16T20:32:00Z"/>
        </w:rPr>
        <w:pPrChange w:id="339" w:author="Benkendorf, Reed" w:date="2026-08-16T13:48:00Z" w16du:dateUtc="2026-08-16T20:48:00Z">
          <w:pPr>
            <w:pStyle w:val="BodyText"/>
          </w:pPr>
        </w:pPrChange>
      </w:pPr>
      <w:bookmarkStart w:id="340" w:name="discussion"/>
      <w:bookmarkEnd w:id="266"/>
      <w:bookmarkEnd w:id="334"/>
      <w:r>
        <w:t>4 | Discussion</w:t>
      </w:r>
    </w:p>
    <w:p w14:paraId="041AC356" w14:textId="77777777" w:rsidR="00163BC6" w:rsidRDefault="00163BC6" w:rsidP="00163BC6">
      <w:pPr>
        <w:pStyle w:val="BodyText"/>
        <w:rPr>
          <w:ins w:id="341" w:author="Benkendorf, Reed" w:date="2026-08-16T13:32:00Z" w16du:dateUtc="2026-08-16T20:32:00Z"/>
        </w:rPr>
      </w:pPr>
      <w:ins w:id="342" w:author="Benkendorf, Reed" w:date="2026-08-16T13:32:00Z" w16du:dateUtc="2026-08-16T20:32:00Z">
        <w:r>
          <w:t xml:space="preserve">Be sure to mention – </w:t>
        </w:r>
      </w:ins>
    </w:p>
    <w:p w14:paraId="55DFEDE5" w14:textId="07D1A40D" w:rsidR="00163BC6" w:rsidRDefault="00163BC6" w:rsidP="00163BC6">
      <w:pPr>
        <w:pStyle w:val="BodyText"/>
        <w:numPr>
          <w:ilvl w:val="0"/>
          <w:numId w:val="2"/>
        </w:numPr>
        <w:rPr>
          <w:ins w:id="343" w:author="Benkendorf, Reed" w:date="2026-08-16T13:37:00Z" w16du:dateUtc="2026-08-16T20:37:00Z"/>
        </w:rPr>
      </w:pPr>
      <w:ins w:id="344" w:author="Benkendorf, Reed" w:date="2026-08-16T13:32:00Z" w16du:dateUtc="2026-08-16T20:32:00Z">
        <w:r>
          <w:t xml:space="preserve">the iNaturalist records found outside the niche of the species. </w:t>
        </w:r>
      </w:ins>
    </w:p>
    <w:p w14:paraId="2173FB3C" w14:textId="61744B35" w:rsidR="0083503E" w:rsidRDefault="0083503E">
      <w:pPr>
        <w:pStyle w:val="BodyText"/>
        <w:numPr>
          <w:ilvl w:val="1"/>
          <w:numId w:val="2"/>
        </w:numPr>
        <w:rPr>
          <w:ins w:id="345" w:author="Benkendorf, Reed" w:date="2026-08-16T13:33:00Z" w16du:dateUtc="2026-08-16T20:33:00Z"/>
        </w:rPr>
        <w:pPrChange w:id="346" w:author="Benkendorf, Reed" w:date="2026-08-16T13:38:00Z" w16du:dateUtc="2026-08-16T20:38:00Z">
          <w:pPr>
            <w:pStyle w:val="BodyText"/>
            <w:numPr>
              <w:numId w:val="2"/>
            </w:numPr>
            <w:ind w:left="720" w:hanging="360"/>
          </w:pPr>
        </w:pPrChange>
      </w:pPr>
      <w:ins w:id="347" w:author="Benkendorf, Reed" w:date="2026-08-16T13:37:00Z" w16du:dateUtc="2026-08-16T20:37:00Z">
        <w:r>
          <w:t xml:space="preserve">Relate bias of RF to this. </w:t>
        </w:r>
      </w:ins>
    </w:p>
    <w:p w14:paraId="4C77DFA6" w14:textId="4122DF25" w:rsidR="00163BC6" w:rsidRDefault="00163BC6" w:rsidP="00163BC6">
      <w:pPr>
        <w:pStyle w:val="BodyText"/>
        <w:numPr>
          <w:ilvl w:val="0"/>
          <w:numId w:val="2"/>
        </w:numPr>
        <w:rPr>
          <w:ins w:id="348" w:author="Benkendorf, Reed" w:date="2026-08-16T13:34:00Z" w16du:dateUtc="2026-08-16T20:34:00Z"/>
        </w:rPr>
      </w:pPr>
      <w:ins w:id="349" w:author="Benkendorf, Reed" w:date="2026-08-16T13:33:00Z" w16du:dateUtc="2026-08-16T20:33:00Z">
        <w:r>
          <w:lastRenderedPageBreak/>
          <w:t xml:space="preserve">Field area was selected to best represent amount of field sampling time available to crews, which often </w:t>
        </w:r>
      </w:ins>
      <w:ins w:id="350" w:author="Benkendorf, Reed" w:date="2026-08-16T13:36:00Z" w16du:dateUtc="2026-08-16T20:36:00Z">
        <w:r w:rsidR="00B37BFD">
          <w:t>must</w:t>
        </w:r>
      </w:ins>
      <w:ins w:id="351" w:author="Benkendorf, Reed" w:date="2026-08-16T13:33:00Z" w16du:dateUtc="2026-08-16T20:33:00Z">
        <w:r>
          <w:t xml:space="preserve"> travel considerable distances day of sampling to reach populations. </w:t>
        </w:r>
      </w:ins>
    </w:p>
    <w:p w14:paraId="41D65CE6" w14:textId="490803F3" w:rsidR="00163BC6" w:rsidRDefault="00163BC6" w:rsidP="00163BC6">
      <w:pPr>
        <w:pStyle w:val="BodyText"/>
        <w:numPr>
          <w:ilvl w:val="1"/>
          <w:numId w:val="2"/>
        </w:numPr>
        <w:rPr>
          <w:ins w:id="352" w:author="Benkendorf, Reed" w:date="2026-08-16T13:38:00Z" w16du:dateUtc="2026-08-16T20:38:00Z"/>
        </w:rPr>
      </w:pPr>
      <w:ins w:id="353" w:author="Benkendorf, Reed" w:date="2026-08-16T13:35:00Z" w16du:dateUtc="2026-08-16T20:35:00Z">
        <w:r>
          <w:t>However</w:t>
        </w:r>
      </w:ins>
      <w:ins w:id="354" w:author="Benkendorf, Reed" w:date="2026-08-16T13:36:00Z" w16du:dateUtc="2026-08-16T20:36:00Z">
        <w:r w:rsidR="00B37BFD">
          <w:t>,</w:t>
        </w:r>
      </w:ins>
      <w:ins w:id="355" w:author="Benkendorf, Reed" w:date="2026-08-16T13:35:00Z" w16du:dateUtc="2026-08-16T20:35:00Z">
        <w:r>
          <w:t xml:space="preserve"> area is one of the best characteri</w:t>
        </w:r>
      </w:ins>
      <w:ins w:id="356" w:author="Benkendorf, Reed" w:date="2026-08-16T13:37:00Z" w16du:dateUtc="2026-08-16T20:37:00Z">
        <w:r w:rsidR="00BB6C70">
          <w:t>s</w:t>
        </w:r>
      </w:ins>
      <w:ins w:id="357" w:author="Benkendorf, Reed" w:date="2026-08-16T13:35:00Z" w16du:dateUtc="2026-08-16T20:35:00Z">
        <w:r>
          <w:t xml:space="preserve">ed alpine ecosystems globally due to its proximity to the Rocky Mountain Biological Laboratory. </w:t>
        </w:r>
      </w:ins>
    </w:p>
    <w:p w14:paraId="633C2E97" w14:textId="73B130A1" w:rsidR="0083503E" w:rsidRDefault="0083503E" w:rsidP="0083503E">
      <w:pPr>
        <w:pStyle w:val="BodyText"/>
        <w:numPr>
          <w:ilvl w:val="0"/>
          <w:numId w:val="2"/>
        </w:numPr>
        <w:rPr>
          <w:ins w:id="358" w:author="Benkendorf, Reed" w:date="2026-08-16T13:33:00Z" w16du:dateUtc="2026-08-16T20:33:00Z"/>
        </w:rPr>
      </w:pPr>
      <w:ins w:id="359" w:author="Benkendorf, Reed" w:date="2026-08-16T13:39:00Z" w16du:dateUtc="2026-08-16T20:39:00Z">
        <w:r>
          <w:t xml:space="preserve">While very </w:t>
        </w:r>
      </w:ins>
      <w:ins w:id="360" w:author="Benkendorf, Reed" w:date="2026-08-16T14:04:00Z" w16du:dateUtc="2026-08-16T21:04:00Z">
        <w:r w:rsidR="007F1A48">
          <w:t>high-resolution</w:t>
        </w:r>
      </w:ins>
      <w:ins w:id="361" w:author="Benkendorf, Reed" w:date="2026-08-16T13:39:00Z" w16du:dateUtc="2026-08-16T20:39:00Z">
        <w:r>
          <w:t xml:space="preserve"> spatial data are be</w:t>
        </w:r>
      </w:ins>
      <w:ins w:id="362" w:author="Benkendorf, Reed" w:date="2026-08-16T13:40:00Z" w16du:dateUtc="2026-08-16T20:40:00Z">
        <w:r>
          <w:t xml:space="preserve">coming increasingly available, they may not be required for assessment of many </w:t>
        </w:r>
      </w:ins>
      <w:ins w:id="363" w:author="Benkendorf, Reed" w:date="2026-08-16T13:49:00Z" w16du:dateUtc="2026-08-16T20:49:00Z">
        <w:r w:rsidR="007A0F76">
          <w:t>species’</w:t>
        </w:r>
      </w:ins>
      <w:ins w:id="364" w:author="Benkendorf, Reed" w:date="2026-08-16T13:40:00Z" w16du:dateUtc="2026-08-16T20:40:00Z">
        <w:r>
          <w:t xml:space="preserve"> niches, and existing standard of YADA YADA for naturserve is still valuable. </w:t>
        </w:r>
      </w:ins>
    </w:p>
    <w:p w14:paraId="1EAA3AA6" w14:textId="77777777" w:rsidR="0083503E" w:rsidRDefault="0083503E" w:rsidP="0083503E">
      <w:pPr>
        <w:pStyle w:val="BodyText"/>
        <w:numPr>
          <w:ilvl w:val="0"/>
          <w:numId w:val="2"/>
        </w:numPr>
        <w:rPr>
          <w:ins w:id="365" w:author="Benkendorf, Reed" w:date="2026-08-16T13:38:00Z" w16du:dateUtc="2026-08-16T20:38:00Z"/>
        </w:rPr>
      </w:pPr>
      <w:ins w:id="366" w:author="Benkendorf, Reed" w:date="2026-08-16T13:38:00Z" w16du:dateUtc="2026-08-16T20:38:00Z">
        <w:r>
          <w:t xml:space="preserve">Every approach generates estimates of statistical uncertainty, albeit some (infinitesimal jackknife) are highly time intensive. </w:t>
        </w:r>
      </w:ins>
    </w:p>
    <w:p w14:paraId="0C97CCF7" w14:textId="77777777" w:rsidR="00163BC6" w:rsidRPr="00163BC6" w:rsidRDefault="00163BC6">
      <w:pPr>
        <w:pStyle w:val="BodyText"/>
        <w:ind w:left="360"/>
        <w:pPrChange w:id="367" w:author="Benkendorf, Reed" w:date="2026-08-16T13:38:00Z" w16du:dateUtc="2026-08-16T20:38:00Z">
          <w:pPr>
            <w:pStyle w:val="Heading2"/>
          </w:pPr>
        </w:pPrChange>
      </w:pPr>
    </w:p>
    <w:p w14:paraId="71BE3BF8" w14:textId="77777777" w:rsidR="00B4174F" w:rsidRDefault="00000000">
      <w:pPr>
        <w:pStyle w:val="Heading2"/>
        <w:rPr>
          <w:ins w:id="368" w:author="Benkendorf, Reed" w:date="2026-08-16T13:02:00Z" w16du:dateUtc="2026-08-16T20:02:00Z"/>
        </w:rPr>
      </w:pPr>
      <w:bookmarkStart w:id="369" w:name="conclusions"/>
      <w:bookmarkEnd w:id="340"/>
      <w:r>
        <w:t>5 | Conclusions</w:t>
      </w:r>
    </w:p>
    <w:p w14:paraId="4674F30A" w14:textId="154BCF71" w:rsidR="001F71FB" w:rsidRPr="001F71FB" w:rsidRDefault="001F71FB">
      <w:pPr>
        <w:pStyle w:val="BodyText"/>
        <w:pPrChange w:id="370" w:author="Benkendorf, Reed" w:date="2026-08-16T13:09:00Z" w16du:dateUtc="2026-08-16T20:09:00Z">
          <w:pPr>
            <w:pStyle w:val="Heading2"/>
          </w:pPr>
        </w:pPrChange>
      </w:pPr>
      <w:ins w:id="371" w:author="Benkendorf, Reed" w:date="2026-08-16T13:02:00Z" w16du:dateUtc="2026-08-16T20:02:00Z">
        <w:r>
          <w:t>ENMs have proven themselves a</w:t>
        </w:r>
      </w:ins>
      <w:ins w:id="372" w:author="Benkendorf, Reed" w:date="2026-08-16T13:06:00Z" w16du:dateUtc="2026-08-16T20:06:00Z">
        <w:r>
          <w:t xml:space="preserve">n essential </w:t>
        </w:r>
      </w:ins>
      <w:ins w:id="373" w:author="Benkendorf, Reed" w:date="2026-08-16T13:02:00Z" w16du:dateUtc="2026-08-16T20:02:00Z">
        <w:r>
          <w:t xml:space="preserve">tool for conservation planning. Recent advances in statistical and remote sensing </w:t>
        </w:r>
      </w:ins>
      <w:ins w:id="374" w:author="Benkendorf, Reed" w:date="2026-08-16T13:10:00Z" w16du:dateUtc="2026-08-16T20:10:00Z">
        <w:r w:rsidR="003A3C5C">
          <w:t xml:space="preserve">have </w:t>
        </w:r>
      </w:ins>
      <w:ins w:id="375" w:author="Benkendorf, Reed" w:date="2026-08-16T13:07:00Z" w16du:dateUtc="2026-08-16T20:07:00Z">
        <w:r w:rsidR="000204C7">
          <w:t>extend</w:t>
        </w:r>
      </w:ins>
      <w:ins w:id="376" w:author="Benkendorf, Reed" w:date="2026-08-16T13:10:00Z" w16du:dateUtc="2026-08-16T20:10:00Z">
        <w:r w:rsidR="003A3C5C">
          <w:t>ed</w:t>
        </w:r>
      </w:ins>
      <w:ins w:id="377" w:author="Benkendorf, Reed" w:date="2026-08-16T13:07:00Z" w16du:dateUtc="2026-08-16T20:07:00Z">
        <w:r w:rsidR="000204C7">
          <w:t xml:space="preserve"> this utility</w:t>
        </w:r>
      </w:ins>
      <w:ins w:id="378" w:author="Benkendorf, Reed" w:date="2026-08-16T13:02:00Z" w16du:dateUtc="2026-08-16T20:02:00Z">
        <w:r>
          <w:t xml:space="preserve"> </w:t>
        </w:r>
      </w:ins>
      <w:ins w:id="379" w:author="Benkendorf, Reed" w:date="2026-08-16T13:09:00Z" w16du:dateUtc="2026-08-16T20:09:00Z">
        <w:r w:rsidR="000204C7">
          <w:t xml:space="preserve">to </w:t>
        </w:r>
      </w:ins>
      <w:ins w:id="380" w:author="Benkendorf, Reed" w:date="2026-08-16T13:03:00Z" w16du:dateUtc="2026-08-16T20:03:00Z">
        <w:r>
          <w:t>land management</w:t>
        </w:r>
      </w:ins>
      <w:ins w:id="381" w:author="Benkendorf, Reed" w:date="2026-08-16T13:10:00Z" w16du:dateUtc="2026-08-16T20:10:00Z">
        <w:r w:rsidR="003A3C5C">
          <w:t xml:space="preserve"> decisions</w:t>
        </w:r>
      </w:ins>
      <w:ins w:id="382" w:author="Benkendorf, Reed" w:date="2026-08-16T13:05:00Z" w16du:dateUtc="2026-08-16T20:05:00Z">
        <w:r>
          <w:t>.</w:t>
        </w:r>
      </w:ins>
      <w:ins w:id="383" w:author="Benkendorf, Reed" w:date="2026-08-16T13:09:00Z" w16du:dateUtc="2026-08-16T20:09:00Z">
        <w:r w:rsidR="000204C7">
          <w:t xml:space="preserve"> Here we showed that ENMs can also be </w:t>
        </w:r>
      </w:ins>
      <w:ins w:id="384" w:author="Benkendorf, Reed" w:date="2026-08-16T13:11:00Z" w16du:dateUtc="2026-08-16T20:11:00Z">
        <w:r w:rsidR="003A3C5C">
          <w:t>elaborated upon</w:t>
        </w:r>
      </w:ins>
      <w:ins w:id="385" w:author="Benkendorf, Reed" w:date="2026-08-16T13:09:00Z" w16du:dateUtc="2026-08-16T20:09:00Z">
        <w:r w:rsidR="000204C7">
          <w:t xml:space="preserve"> to model other</w:t>
        </w:r>
      </w:ins>
      <w:ins w:id="386" w:author="Benkendorf, Reed" w:date="2026-08-16T13:03:00Z" w16du:dateUtc="2026-08-16T20:03:00Z">
        <w:r>
          <w:t xml:space="preserve"> attributes</w:t>
        </w:r>
      </w:ins>
      <w:ins w:id="387" w:author="Benkendorf, Reed" w:date="2026-08-16T13:09:00Z" w16du:dateUtc="2026-08-16T20:09:00Z">
        <w:r w:rsidR="000204C7">
          <w:t xml:space="preserve"> essential for conservation planning and land management </w:t>
        </w:r>
      </w:ins>
      <w:ins w:id="388" w:author="Benkendorf, Reed" w:date="2026-08-16T13:11:00Z" w16du:dateUtc="2026-08-16T20:11:00Z">
        <w:r w:rsidR="00C057FC">
          <w:t>decisions</w:t>
        </w:r>
      </w:ins>
      <w:ins w:id="389" w:author="Benkendorf, Reed" w:date="2026-08-16T13:03:00Z" w16du:dateUtc="2026-08-16T20:03:00Z">
        <w:r>
          <w:t xml:space="preserve"> </w:t>
        </w:r>
      </w:ins>
      <w:ins w:id="390" w:author="Benkendorf, Reed" w:date="2026-08-16T13:10:00Z" w16du:dateUtc="2026-08-16T20:10:00Z">
        <w:r w:rsidR="000204C7">
          <w:t>such as</w:t>
        </w:r>
      </w:ins>
      <w:ins w:id="391" w:author="Benkendorf, Reed" w:date="2026-08-16T13:09:00Z" w16du:dateUtc="2026-08-16T20:09:00Z">
        <w:r w:rsidR="000204C7">
          <w:t xml:space="preserve"> </w:t>
        </w:r>
      </w:ins>
      <w:ins w:id="392" w:author="Benkendorf, Reed" w:date="2026-08-16T13:03:00Z" w16du:dateUtc="2026-08-16T20:03:00Z">
        <w:r>
          <w:t xml:space="preserve">census size estimates.  </w:t>
        </w:r>
      </w:ins>
      <w:ins w:id="393" w:author="Benkendorf, Reed" w:date="2026-08-16T13:11:00Z" w16du:dateUtc="2026-08-16T20:11:00Z">
        <w:r w:rsidR="00C057FC">
          <w:t xml:space="preserve">We </w:t>
        </w:r>
      </w:ins>
      <w:ins w:id="394" w:author="Benkendorf, Reed" w:date="2026-08-16T13:12:00Z" w16du:dateUtc="2026-08-16T20:12:00Z">
        <w:r w:rsidR="00C057FC">
          <w:t xml:space="preserve">provide a framework for occupancy </w:t>
        </w:r>
      </w:ins>
      <w:ins w:id="395" w:author="Benkendorf, Reed" w:date="2026-08-16T13:17:00Z" w16du:dateUtc="2026-08-16T20:17:00Z">
        <w:r w:rsidR="00B251A4">
          <w:t>modelling and</w:t>
        </w:r>
      </w:ins>
      <w:ins w:id="396" w:author="Benkendorf, Reed" w:date="2026-08-16T13:12:00Z" w16du:dateUtc="2026-08-16T20:12:00Z">
        <w:r w:rsidR="00C057FC">
          <w:t xml:space="preserve"> further exemplify the utility of spatial cross-validation in </w:t>
        </w:r>
      </w:ins>
      <w:ins w:id="397" w:author="Benkendorf, Reed" w:date="2026-08-16T13:13:00Z" w16du:dateUtc="2026-08-16T20:13:00Z">
        <w:r w:rsidR="007042AA">
          <w:t xml:space="preserve">predictive </w:t>
        </w:r>
      </w:ins>
      <w:ins w:id="398" w:author="Benkendorf, Reed" w:date="2026-08-16T13:12:00Z" w16du:dateUtc="2026-08-16T20:12:00Z">
        <w:r w:rsidR="00C057FC">
          <w:t xml:space="preserve">modelling. </w:t>
        </w:r>
      </w:ins>
      <w:ins w:id="399" w:author="Benkendorf, Reed" w:date="2026-08-16T13:22:00Z" w16du:dateUtc="2026-08-16T20:22:00Z">
        <w:r w:rsidR="00CE49DE">
          <w:t>Our</w:t>
        </w:r>
      </w:ins>
      <w:ins w:id="400" w:author="Benkendorf, Reed" w:date="2026-08-16T13:15:00Z" w16du:dateUtc="2026-08-16T20:15:00Z">
        <w:r w:rsidR="00EE1D8F">
          <w:t xml:space="preserve"> work re-iterates the value of citizen science, exemplified here by the discovery of populations by three individuals on iNaturalist outside of the predi</w:t>
        </w:r>
      </w:ins>
      <w:ins w:id="401" w:author="Benkendorf, Reed" w:date="2026-08-16T13:16:00Z" w16du:dateUtc="2026-08-16T20:16:00Z">
        <w:r w:rsidR="00EE1D8F">
          <w:t xml:space="preserve">ctions of our biased models – and which the lead author would certainly not have visited without their observations. </w:t>
        </w:r>
      </w:ins>
      <w:ins w:id="402" w:author="Benkendorf, Reed" w:date="2026-08-16T13:22:00Z" w16du:dateUtc="2026-08-16T20:22:00Z">
        <w:r w:rsidR="00CE49DE">
          <w:t>Finally, we hope that others build upon our data se</w:t>
        </w:r>
      </w:ins>
      <w:ins w:id="403" w:author="Benkendorf, Reed" w:date="2026-08-16T13:23:00Z" w16du:dateUtc="2026-08-16T20:23:00Z">
        <w:r w:rsidR="00CE49DE">
          <w:t xml:space="preserve">ts using an ANBS approach with this taxon, as our </w:t>
        </w:r>
      </w:ins>
      <w:ins w:id="404" w:author="Benkendorf, Reed" w:date="2026-08-16T14:03:00Z" w16du:dateUtc="2026-08-16T21:03:00Z">
        <w:r w:rsidR="00754C0C">
          <w:t>‘</w:t>
        </w:r>
      </w:ins>
      <w:ins w:id="405" w:author="Benkendorf, Reed" w:date="2026-08-16T14:02:00Z" w16du:dateUtc="2026-08-16T21:02:00Z">
        <w:r w:rsidR="00754C0C">
          <w:t>final</w:t>
        </w:r>
      </w:ins>
      <w:ins w:id="406" w:author="Benkendorf, Reed" w:date="2026-08-16T14:03:00Z" w16du:dateUtc="2026-08-16T21:03:00Z">
        <w:r w:rsidR="00754C0C">
          <w:t>’</w:t>
        </w:r>
      </w:ins>
      <w:ins w:id="407" w:author="Benkendorf, Reed" w:date="2026-08-16T14:02:00Z" w16du:dateUtc="2026-08-16T21:02:00Z">
        <w:r w:rsidR="00754C0C">
          <w:t xml:space="preserve"> </w:t>
        </w:r>
      </w:ins>
      <w:ins w:id="408" w:author="Benkendorf, Reed" w:date="2026-08-16T13:36:00Z" w16du:dateUtc="2026-08-16T20:36:00Z">
        <w:r w:rsidR="00C118E4">
          <w:t>results</w:t>
        </w:r>
      </w:ins>
      <w:ins w:id="409" w:author="Benkendorf, Reed" w:date="2026-08-16T13:23:00Z" w16du:dateUtc="2026-08-16T20:23:00Z">
        <w:r w:rsidR="00CE49DE">
          <w:t xml:space="preserve"> are simply another hypothesis yet to be tested.</w:t>
        </w:r>
      </w:ins>
      <w:ins w:id="410" w:author="Benkendorf, Reed" w:date="2026-08-16T14:15:00Z" w16du:dateUtc="2026-08-16T21:15:00Z">
        <w:r w:rsidR="006816C5">
          <w:t xml:space="preserve"> </w:t>
        </w:r>
      </w:ins>
    </w:p>
    <w:p w14:paraId="2A0F8B23" w14:textId="77777777" w:rsidR="00B4174F" w:rsidRDefault="00000000">
      <w:pPr>
        <w:pStyle w:val="Heading2"/>
      </w:pPr>
      <w:bookmarkStart w:id="411" w:name="author-contributions"/>
      <w:bookmarkEnd w:id="369"/>
      <w:r>
        <w:t>6 | Author Contributions</w:t>
      </w:r>
    </w:p>
    <w:p w14:paraId="315982BA" w14:textId="1B31A45C" w:rsidR="00B4174F" w:rsidRDefault="00000000">
      <w:pPr>
        <w:pStyle w:val="FirstParagraph"/>
      </w:pPr>
      <w:r>
        <w:t xml:space="preserve">R.C.B.: Conceptualization, Data curation, Formal analysis, Investigation, Methodology, Software, Visualization, Writing. S.T. and J.B.F.: Writing. All authors read, revised and approved the </w:t>
      </w:r>
      <w:ins w:id="412" w:author="Benkendorf, Reed" w:date="2026-08-16T14:16:00Z" w16du:dateUtc="2026-08-16T21:16:00Z">
        <w:r w:rsidR="00A71ED6">
          <w:t xml:space="preserve">final </w:t>
        </w:r>
      </w:ins>
      <w:r>
        <w:t>manuscript.</w:t>
      </w:r>
    </w:p>
    <w:p w14:paraId="51F8D836" w14:textId="77777777" w:rsidR="00B4174F" w:rsidRDefault="00000000">
      <w:pPr>
        <w:pStyle w:val="Heading3"/>
      </w:pPr>
      <w:bookmarkStart w:id="413" w:name="acknowledgments"/>
      <w:r>
        <w:t>Acknowledgments</w:t>
      </w:r>
    </w:p>
    <w:p w14:paraId="528B63C3" w14:textId="07F360E1" w:rsidR="00B4174F" w:rsidRDefault="00D00CE5">
      <w:pPr>
        <w:pStyle w:val="FirstParagraph"/>
      </w:pPr>
      <w:ins w:id="414" w:author="Benkendorf, Reed" w:date="2026-08-16T13:45:00Z" w16du:dateUtc="2026-08-16T20:45:00Z">
        <w:r>
          <w:t>Hannah Lovell, Phoebe Roberts</w:t>
        </w:r>
      </w:ins>
      <w:ins w:id="415" w:author="Benkendorf, Reed" w:date="2026-08-16T13:55:00Z" w16du:dateUtc="2026-08-16T20:55:00Z">
        <w:r w:rsidR="0082421B">
          <w:t>, and Dani Yashinowitz,</w:t>
        </w:r>
      </w:ins>
      <w:ins w:id="416" w:author="Benkendorf, Reed" w:date="2026-08-16T13:45:00Z" w16du:dateUtc="2026-08-16T20:45:00Z">
        <w:r>
          <w:t xml:space="preserve"> are thanked for assistance with </w:t>
        </w:r>
      </w:ins>
      <w:ins w:id="417" w:author="Benkendorf, Reed" w:date="2026-08-16T13:54:00Z" w16du:dateUtc="2026-08-16T20:54:00Z">
        <w:r w:rsidR="0082421B">
          <w:t>field</w:t>
        </w:r>
      </w:ins>
      <w:ins w:id="418" w:author="Benkendorf, Reed" w:date="2026-08-16T13:46:00Z" w16du:dateUtc="2026-08-16T20:46:00Z">
        <w:r>
          <w:t xml:space="preserve"> work in 2026. </w:t>
        </w:r>
      </w:ins>
      <w:ins w:id="419" w:author="Benkendorf, Reed" w:date="2026-08-16T13:55:00Z" w16du:dateUtc="2026-08-16T20:55:00Z">
        <w:r w:rsidR="0082421B">
          <w:t xml:space="preserve">Julia R. Benkendorf is thanked for </w:t>
        </w:r>
      </w:ins>
      <w:ins w:id="420" w:author="Benkendorf, Reed" w:date="2026-08-16T14:16:00Z" w16du:dateUtc="2026-08-16T21:16:00Z">
        <w:r w:rsidR="00CF5C83">
          <w:t>editorial services</w:t>
        </w:r>
      </w:ins>
      <w:ins w:id="421" w:author="Benkendorf, Reed" w:date="2026-08-16T13:55:00Z" w16du:dateUtc="2026-08-16T20:55:00Z">
        <w:r w:rsidR="0082421B">
          <w:t xml:space="preserve">. </w:t>
        </w:r>
      </w:ins>
      <w:r>
        <w:t>The following individuals are thanked for uploading multiple iNaturalist observations that were used in modelling: Rick Williams, Rosemary Smith, John Powers.</w:t>
      </w:r>
      <w:ins w:id="422" w:author="Benkendorf, Reed" w:date="2026-08-16T13:43:00Z" w16du:dateUtc="2026-08-16T20:43:00Z">
        <w:r>
          <w:t xml:space="preserve"> Both XXX, YYY, and ZZZ are thanked for </w:t>
        </w:r>
      </w:ins>
      <w:ins w:id="423" w:author="Benkendorf, Reed" w:date="2026-08-16T13:44:00Z" w16du:dateUtc="2026-08-16T20:44:00Z">
        <w:r>
          <w:t>observations that greatly extended</w:t>
        </w:r>
      </w:ins>
      <w:ins w:id="424" w:author="Benkendorf, Reed" w:date="2026-08-16T13:45:00Z" w16du:dateUtc="2026-08-16T20:45:00Z">
        <w:r>
          <w:t xml:space="preserve"> the niche of </w:t>
        </w:r>
        <w:r w:rsidRPr="00623CD4">
          <w:rPr>
            <w:i/>
            <w:iCs/>
            <w:rPrChange w:id="425" w:author="Benkendorf, Reed" w:date="2026-08-16T13:55:00Z" w16du:dateUtc="2026-08-16T20:55:00Z">
              <w:rPr/>
            </w:rPrChange>
          </w:rPr>
          <w:t>E. coloradense</w:t>
        </w:r>
        <w:r>
          <w:t xml:space="preserve">. Savannah Smith (?) is </w:t>
        </w:r>
      </w:ins>
      <w:ins w:id="426" w:author="Benkendorf, Reed" w:date="2026-08-16T13:46:00Z" w16du:dateUtc="2026-08-16T20:46:00Z">
        <w:r>
          <w:t>thanked</w:t>
        </w:r>
      </w:ins>
      <w:ins w:id="427" w:author="Benkendorf, Reed" w:date="2026-08-16T13:45:00Z" w16du:dateUtc="2026-08-16T20:45:00Z">
        <w:r>
          <w:t xml:space="preserve"> for verifying the placement of a</w:t>
        </w:r>
      </w:ins>
      <w:ins w:id="428" w:author="Benkendorf, Reed" w:date="2026-08-16T13:56:00Z" w16du:dateUtc="2026-08-16T20:56:00Z">
        <w:r w:rsidR="0056494C">
          <w:t>n undocumented</w:t>
        </w:r>
      </w:ins>
      <w:ins w:id="429" w:author="Benkendorf, Reed" w:date="2026-08-16T13:45:00Z" w16du:dateUtc="2026-08-16T20:45:00Z">
        <w:r>
          <w:t xml:space="preserve"> population. </w:t>
        </w:r>
      </w:ins>
    </w:p>
    <w:p w14:paraId="487F0901" w14:textId="77777777" w:rsidR="00B4174F" w:rsidRDefault="00000000">
      <w:pPr>
        <w:pStyle w:val="Heading3"/>
      </w:pPr>
      <w:bookmarkStart w:id="430" w:name="funding"/>
      <w:bookmarkEnd w:id="413"/>
      <w:r>
        <w:lastRenderedPageBreak/>
        <w:t>Funding</w:t>
      </w:r>
    </w:p>
    <w:p w14:paraId="4C894B0C" w14:textId="44843438" w:rsidR="00B4174F" w:rsidRDefault="00000000">
      <w:pPr>
        <w:pStyle w:val="FirstParagraph"/>
      </w:pPr>
      <w:r>
        <w:t xml:space="preserve">The authors have </w:t>
      </w:r>
      <w:del w:id="431" w:author="Benkendorf, Reed" w:date="2026-08-16T14:05:00Z" w16du:dateUtc="2026-08-16T21:05:00Z">
        <w:r w:rsidDel="00061F4C">
          <w:delText>nothing to report</w:delText>
        </w:r>
      </w:del>
      <w:ins w:id="432" w:author="Benkendorf, Reed" w:date="2026-08-16T14:05:00Z" w16du:dateUtc="2026-08-16T21:05:00Z">
        <w:r w:rsidR="00061F4C">
          <w:t>no funding to report</w:t>
        </w:r>
      </w:ins>
      <w:r>
        <w:t>.</w:t>
      </w:r>
    </w:p>
    <w:p w14:paraId="4A10E37A" w14:textId="77777777" w:rsidR="00B4174F" w:rsidRDefault="00000000">
      <w:pPr>
        <w:pStyle w:val="Heading3"/>
      </w:pPr>
      <w:bookmarkStart w:id="433" w:name="conflicts-of-interest"/>
      <w:bookmarkEnd w:id="430"/>
      <w:r>
        <w:t>Conflicts of Interest</w:t>
      </w:r>
    </w:p>
    <w:p w14:paraId="04F38A2D" w14:textId="77777777" w:rsidR="00B4174F" w:rsidRDefault="00000000">
      <w:pPr>
        <w:pStyle w:val="FirstParagraph"/>
      </w:pPr>
      <w:r>
        <w:t>The authors declare no conflicts of interest.</w:t>
      </w:r>
    </w:p>
    <w:p w14:paraId="0E08A56F" w14:textId="77777777" w:rsidR="00B4174F" w:rsidRDefault="00000000">
      <w:pPr>
        <w:pStyle w:val="Heading3"/>
      </w:pPr>
      <w:bookmarkStart w:id="434" w:name="data-availability-statement"/>
      <w:bookmarkEnd w:id="433"/>
      <w:r>
        <w:t>Data Availability Statement</w:t>
      </w:r>
    </w:p>
    <w:p w14:paraId="7CBF58EE" w14:textId="712971EE" w:rsidR="00B4174F" w:rsidRDefault="00000000">
      <w:pPr>
        <w:pStyle w:val="FirstParagraph"/>
        <w:rPr>
          <w:ins w:id="435" w:author="Benkendorf, Reed" w:date="2026-08-16T15:18:00Z" w16du:dateUtc="2026-08-16T22:18:00Z"/>
        </w:rPr>
      </w:pPr>
      <w:del w:id="436" w:author="Benkendorf, Reed" w:date="2026-08-16T14:01:00Z" w16du:dateUtc="2026-08-16T21:01:00Z">
        <w:r w:rsidDel="00365A32">
          <w:delText xml:space="preserve">Occurrence data supporting the findings of this study are archived on Zenodo [DOI]. </w:delText>
        </w:r>
      </w:del>
      <w:r>
        <w:t>All analysis code</w:t>
      </w:r>
      <w:ins w:id="437" w:author="Benkendorf, Reed" w:date="2026-08-16T14:01:00Z" w16du:dateUtc="2026-08-16T21:01:00Z">
        <w:r w:rsidR="00365A32">
          <w:t xml:space="preserve">, and </w:t>
        </w:r>
      </w:ins>
      <w:ins w:id="438" w:author="Benkendorf, Reed" w:date="2026-08-16T14:04:00Z" w16du:dateUtc="2026-08-16T21:04:00Z">
        <w:r w:rsidR="00384294">
          <w:t>occurrence data</w:t>
        </w:r>
      </w:ins>
      <w:r>
        <w:t xml:space="preserve"> </w:t>
      </w:r>
      <w:ins w:id="439" w:author="Benkendorf, Reed" w:date="2026-08-16T14:01:00Z" w16du:dateUtc="2026-08-16T21:01:00Z">
        <w:r w:rsidR="00365A32">
          <w:t>are</w:t>
        </w:r>
      </w:ins>
      <w:del w:id="440" w:author="Benkendorf, Reed" w:date="2026-08-16T14:01:00Z" w16du:dateUtc="2026-08-16T21:01:00Z">
        <w:r w:rsidDel="00365A32">
          <w:delText>is</w:delText>
        </w:r>
      </w:del>
      <w:r>
        <w:t xml:space="preserve"> available on GitHub at [REPO URL].</w:t>
      </w:r>
      <w:ins w:id="441" w:author="Benkendorf, Reed" w:date="2026-08-16T14:01:00Z" w16du:dateUtc="2026-08-16T21:01:00Z">
        <w:r w:rsidR="00365A32" w:rsidRPr="00365A32">
          <w:t xml:space="preserve"> </w:t>
        </w:r>
      </w:ins>
      <w:ins w:id="442" w:author="Benkendorf, Reed" w:date="2026-08-16T14:05:00Z" w16du:dateUtc="2026-08-16T21:05:00Z">
        <w:r w:rsidR="009F43C2">
          <w:t>While the</w:t>
        </w:r>
      </w:ins>
      <w:ins w:id="443" w:author="Benkendorf, Reed" w:date="2026-08-16T14:01:00Z" w16du:dateUtc="2026-08-16T21:01:00Z">
        <w:r w:rsidR="00365A32">
          <w:t xml:space="preserve"> in</w:t>
        </w:r>
      </w:ins>
      <w:ins w:id="444" w:author="Benkendorf, Reed" w:date="2026-08-16T14:02:00Z" w16du:dateUtc="2026-08-16T21:02:00Z">
        <w:r w:rsidR="00365A32">
          <w:t>dividual fitted models, 3arc resolution predictors,</w:t>
        </w:r>
      </w:ins>
      <w:ins w:id="445" w:author="Benkendorf, Reed" w:date="2026-08-16T14:01:00Z" w16du:dateUtc="2026-08-16T21:01:00Z">
        <w:r w:rsidR="00365A32">
          <w:t xml:space="preserve"> </w:t>
        </w:r>
      </w:ins>
      <w:ins w:id="446" w:author="Benkendorf, Reed" w:date="2026-08-16T14:05:00Z" w16du:dateUtc="2026-08-16T21:05:00Z">
        <w:r w:rsidR="00332C12">
          <w:t xml:space="preserve">and raster surface predictions, </w:t>
        </w:r>
      </w:ins>
      <w:ins w:id="447" w:author="Benkendorf, Reed" w:date="2026-08-16T14:01:00Z" w16du:dateUtc="2026-08-16T21:01:00Z">
        <w:r w:rsidR="00365A32">
          <w:t>are archived on Zenodo [DOI].</w:t>
        </w:r>
      </w:ins>
    </w:p>
    <w:p w14:paraId="4AC9B238" w14:textId="77777777" w:rsidR="004A524B" w:rsidRDefault="004A524B" w:rsidP="004A524B">
      <w:pPr>
        <w:pStyle w:val="BodyText"/>
        <w:rPr>
          <w:ins w:id="448" w:author="Benkendorf, Reed" w:date="2026-08-16T15:18:00Z" w16du:dateUtc="2026-08-16T22:18:00Z"/>
        </w:rPr>
      </w:pPr>
    </w:p>
    <w:p w14:paraId="2E30CA90" w14:textId="1ED82249" w:rsidR="004A524B" w:rsidRDefault="004A524B" w:rsidP="004A524B">
      <w:pPr>
        <w:pStyle w:val="Heading3"/>
        <w:rPr>
          <w:ins w:id="449" w:author="Benkendorf, Reed" w:date="2026-08-16T15:18:00Z" w16du:dateUtc="2026-08-16T22:18:00Z"/>
        </w:rPr>
      </w:pPr>
      <w:ins w:id="450" w:author="Benkendorf, Reed" w:date="2026-08-16T15:18:00Z" w16du:dateUtc="2026-08-16T22:18:00Z">
        <w:r>
          <w:t>Appendix</w:t>
        </w:r>
      </w:ins>
    </w:p>
    <w:p w14:paraId="2B342970" w14:textId="2E6FC9E4" w:rsidR="004A524B" w:rsidRDefault="00800B59" w:rsidP="00800B59">
      <w:pPr>
        <w:pStyle w:val="BodyText"/>
        <w:numPr>
          <w:ilvl w:val="0"/>
          <w:numId w:val="4"/>
        </w:numPr>
        <w:rPr>
          <w:ins w:id="451" w:author="Benkendorf, Reed" w:date="2026-08-16T15:19:00Z" w16du:dateUtc="2026-08-16T22:19:00Z"/>
        </w:rPr>
      </w:pPr>
      <w:ins w:id="452" w:author="Benkendorf, Reed" w:date="2026-08-16T15:18:00Z" w16du:dateUtc="2026-08-16T22:18:00Z">
        <w:r>
          <w:t xml:space="preserve">More informative predictors, or large sample sizes? How does accuracy </w:t>
        </w:r>
      </w:ins>
      <w:ins w:id="453" w:author="Benkendorf, Reed" w:date="2026-08-16T15:19:00Z" w16du:dateUtc="2026-08-16T22:19:00Z">
        <w:r>
          <w:t xml:space="preserve">change in light of </w:t>
        </w:r>
        <w:r w:rsidR="00037397">
          <w:t>occurrence number</w:t>
        </w:r>
      </w:ins>
    </w:p>
    <w:p w14:paraId="58818F73" w14:textId="45C7CABF" w:rsidR="00037397" w:rsidRDefault="0017662C" w:rsidP="00800B59">
      <w:pPr>
        <w:pStyle w:val="BodyText"/>
        <w:numPr>
          <w:ilvl w:val="0"/>
          <w:numId w:val="4"/>
        </w:numPr>
        <w:rPr>
          <w:ins w:id="454" w:author="Benkendorf, Reed" w:date="2026-08-16T15:20:00Z" w16du:dateUtc="2026-08-16T22:20:00Z"/>
        </w:rPr>
      </w:pPr>
      <w:ins w:id="455" w:author="Benkendorf, Reed" w:date="2026-08-16T15:19:00Z" w16du:dateUtc="2026-08-16T22:19:00Z">
        <w:r>
          <w:t>High lever</w:t>
        </w:r>
      </w:ins>
      <w:ins w:id="456" w:author="Benkendorf, Reed" w:date="2026-08-16T15:20:00Z" w16du:dateUtc="2026-08-16T22:20:00Z">
        <w:r>
          <w:t xml:space="preserve">age observations influencing uncertainty in ENM predictions. </w:t>
        </w:r>
      </w:ins>
    </w:p>
    <w:p w14:paraId="2FD60CA2" w14:textId="77777777" w:rsidR="0017662C" w:rsidRPr="004A524B" w:rsidRDefault="0017662C" w:rsidP="00800B59">
      <w:pPr>
        <w:pStyle w:val="BodyText"/>
        <w:numPr>
          <w:ilvl w:val="0"/>
          <w:numId w:val="4"/>
        </w:numPr>
        <w:rPr>
          <w:ins w:id="457" w:author="Benkendorf, Reed" w:date="2026-08-16T15:18:00Z" w16du:dateUtc="2026-08-16T22:18:00Z"/>
        </w:rPr>
        <w:pPrChange w:id="458" w:author="Benkendorf, Reed" w:date="2026-08-16T15:18:00Z" w16du:dateUtc="2026-08-16T22:18:00Z">
          <w:pPr>
            <w:pStyle w:val="Heading3"/>
          </w:pPr>
        </w:pPrChange>
      </w:pPr>
    </w:p>
    <w:p w14:paraId="3167C860" w14:textId="77777777" w:rsidR="004A524B" w:rsidRDefault="004A524B" w:rsidP="004A524B">
      <w:pPr>
        <w:pStyle w:val="BodyText"/>
        <w:rPr>
          <w:ins w:id="459" w:author="Benkendorf, Reed" w:date="2026-08-16T15:18:00Z" w16du:dateUtc="2026-08-16T22:18:00Z"/>
        </w:rPr>
      </w:pPr>
    </w:p>
    <w:p w14:paraId="1E788206" w14:textId="77777777" w:rsidR="004A524B" w:rsidRPr="004A524B" w:rsidRDefault="004A524B" w:rsidP="004A524B">
      <w:pPr>
        <w:pStyle w:val="BodyText"/>
        <w:pPrChange w:id="460" w:author="Benkendorf, Reed" w:date="2026-08-16T15:18:00Z" w16du:dateUtc="2026-08-16T22:18:00Z">
          <w:pPr>
            <w:pStyle w:val="FirstParagraph"/>
          </w:pPr>
        </w:pPrChange>
      </w:pPr>
    </w:p>
    <w:p w14:paraId="53C398D9" w14:textId="77777777" w:rsidR="00B4174F" w:rsidRDefault="00000000">
      <w:pPr>
        <w:pStyle w:val="Heading3"/>
      </w:pPr>
      <w:bookmarkStart w:id="461" w:name="references"/>
      <w:bookmarkEnd w:id="434"/>
      <w:r>
        <w:t>References</w:t>
      </w:r>
    </w:p>
    <w:p w14:paraId="11CB9660" w14:textId="77777777" w:rsidR="00B4174F" w:rsidRDefault="00000000">
      <w:pPr>
        <w:pStyle w:val="Bibliography"/>
      </w:pPr>
      <w:bookmarkStart w:id="462" w:name="ref-a2022species"/>
      <w:bookmarkStart w:id="463" w:name="refs"/>
      <w:r>
        <w:t xml:space="preserve">A. Lee-Yaw, Julie, Jenny L. McCune, Samuel Pironon, and Seema N. Sheth. 2022. “Species Distribution Models Rarely Predict the Biology of Real Populations.” </w:t>
      </w:r>
      <w:r>
        <w:rPr>
          <w:i/>
          <w:iCs/>
        </w:rPr>
        <w:t>Ecography</w:t>
      </w:r>
      <w:r>
        <w:t xml:space="preserve"> 2022 (6): e05877.</w:t>
      </w:r>
    </w:p>
    <w:p w14:paraId="4A5496AC" w14:textId="77777777" w:rsidR="00B4174F" w:rsidRDefault="00000000">
      <w:pPr>
        <w:pStyle w:val="Bibliography"/>
      </w:pPr>
      <w:bookmarkStart w:id="464" w:name="ref-aeillo2015spthin"/>
      <w:bookmarkEnd w:id="462"/>
      <w:r>
        <w:t xml:space="preserve">Aiello-Lammens, Matthew E., Robert A. Boria, Aleksandar Radosavljevic, and Bruno Vilela. 2015. “spThin: An R Package for Spatial Thinning of Species Occurrence Records for Use in Ecological Niche Models.” </w:t>
      </w:r>
      <w:r>
        <w:rPr>
          <w:i/>
          <w:iCs/>
        </w:rPr>
        <w:t>Ecography</w:t>
      </w:r>
      <w:r>
        <w:t xml:space="preserve"> 38 (5): 541–45. </w:t>
      </w:r>
      <w:hyperlink r:id="rId19">
        <w:r w:rsidR="00B4174F">
          <w:rPr>
            <w:rStyle w:val="Hyperlink"/>
          </w:rPr>
          <w:t>https://onlinelibrary.wiley.com/doi/10.1111/ecog.01132</w:t>
        </w:r>
      </w:hyperlink>
      <w:r>
        <w:t>.</w:t>
      </w:r>
    </w:p>
    <w:p w14:paraId="2A252E5C" w14:textId="77777777" w:rsidR="00B4174F" w:rsidRDefault="00000000">
      <w:pPr>
        <w:pStyle w:val="Bibliography"/>
      </w:pPr>
      <w:bookmarkStart w:id="465" w:name="ref-alfaro2019optimal"/>
      <w:bookmarkEnd w:id="464"/>
      <w:r>
        <w:t xml:space="preserve">Alfaro-Saiz, Estrella, Vìctor Granda, Alberto Rodrìguez, Raquel Alonso-Redondo, and Marta Eva Garcìa-González. 2019. “Optimal Census Method to Estimate Population Sizes of Species Growing on Rock Walls: The Case of Mature </w:t>
      </w:r>
      <w:r w:rsidRPr="0069726F">
        <w:rPr>
          <w:i/>
          <w:iCs/>
          <w:rPrChange w:id="466" w:author="Benkendorf, Reed" w:date="2026-08-16T14:17:00Z" w16du:dateUtc="2026-08-16T21:17:00Z">
            <w:rPr/>
          </w:rPrChange>
        </w:rPr>
        <w:t>Primula Pedemontana</w:t>
      </w:r>
      <w:r>
        <w:t xml:space="preserve">.” </w:t>
      </w:r>
      <w:r>
        <w:rPr>
          <w:i/>
          <w:iCs/>
        </w:rPr>
        <w:t>Global Ecology and Conservation</w:t>
      </w:r>
      <w:r>
        <w:t xml:space="preserve"> 17: e00563.</w:t>
      </w:r>
    </w:p>
    <w:p w14:paraId="6F704C25" w14:textId="77777777" w:rsidR="00B4174F" w:rsidRDefault="00000000">
      <w:pPr>
        <w:pStyle w:val="Bibliography"/>
      </w:pPr>
      <w:bookmarkStart w:id="467" w:name="ref-allouche2006assessing"/>
      <w:bookmarkEnd w:id="465"/>
      <w:r>
        <w:t xml:space="preserve">Allouche, Omri, Asaf Tsoar, and Ronen Kadmon. 2006. “Assessing the Accuracy of Species Distribution Models: Prevalence, Kappa and the True Skill Statistic (TSS).” </w:t>
      </w:r>
      <w:r>
        <w:rPr>
          <w:i/>
          <w:iCs/>
        </w:rPr>
        <w:t>Journal of Applied Ecology</w:t>
      </w:r>
      <w:r>
        <w:t xml:space="preserve"> 43 (6): 1223–32.</w:t>
      </w:r>
    </w:p>
    <w:p w14:paraId="422627A5" w14:textId="77777777" w:rsidR="00B4174F" w:rsidRDefault="00000000">
      <w:pPr>
        <w:pStyle w:val="Bibliography"/>
      </w:pPr>
      <w:bookmarkStart w:id="468" w:name="ref-anderson2004eriogonum"/>
      <w:bookmarkEnd w:id="467"/>
      <w:r>
        <w:lastRenderedPageBreak/>
        <w:t xml:space="preserve">Anderson, D. G. 2004. </w:t>
      </w:r>
      <w:r>
        <w:rPr>
          <w:i/>
          <w:iCs/>
        </w:rPr>
        <w:t>Eriogonum Coloradense Small (Colorado Buckwheat): A Technical Conservation Assessment</w:t>
      </w:r>
      <w:r>
        <w:t xml:space="preserve">. Technical Conservation Assessment. USDA Forest Service, Rocky Mountain Region. </w:t>
      </w:r>
      <w:hyperlink r:id="rId20">
        <w:r w:rsidR="00B4174F">
          <w:rPr>
            <w:rStyle w:val="Hyperlink"/>
          </w:rPr>
          <w:t>http://fs.fed.us</w:t>
        </w:r>
      </w:hyperlink>
      <w:r>
        <w:t>.</w:t>
      </w:r>
    </w:p>
    <w:p w14:paraId="4CCBB6B0" w14:textId="77777777" w:rsidR="00B4174F" w:rsidRDefault="00000000">
      <w:pPr>
        <w:pStyle w:val="Bibliography"/>
      </w:pPr>
      <w:bookmarkStart w:id="469" w:name="ref-anderson2023integrating"/>
      <w:bookmarkEnd w:id="468"/>
      <w:r>
        <w:t xml:space="preserve">Anderson, Robert P. 2023. “Integrating Habitat-Masked Range Maps with Quantifications of Prevalence to Estimate Area of Occupancy in IUCN Assessments.” </w:t>
      </w:r>
      <w:r>
        <w:rPr>
          <w:i/>
          <w:iCs/>
        </w:rPr>
        <w:t>Conservation Biology</w:t>
      </w:r>
      <w:r>
        <w:t xml:space="preserve"> 37 (1): e14019.</w:t>
      </w:r>
    </w:p>
    <w:p w14:paraId="3E2C5E4C" w14:textId="77777777" w:rsidR="00B4174F" w:rsidRDefault="00000000">
      <w:pPr>
        <w:pStyle w:val="Bibliography"/>
      </w:pPr>
      <w:bookmarkStart w:id="470" w:name="ref-bachman2024extinct"/>
      <w:bookmarkEnd w:id="469"/>
      <w:r>
        <w:t xml:space="preserve">Bachman, Steven P., Matilda J. M. Brown, Tarciso C. C. Leão, Eimear Nic Lughadha, and Barnaby E. Walker. 2024. “Extinction Risk Predictions for the World’s Flowering Plants to Support Their Conservation.” </w:t>
      </w:r>
      <w:r>
        <w:rPr>
          <w:i/>
          <w:iCs/>
        </w:rPr>
        <w:t>New Phytologist</w:t>
      </w:r>
      <w:r>
        <w:t xml:space="preserve"> 242 (2): 797–808. https://doi.org/</w:t>
      </w:r>
      <w:hyperlink r:id="rId21">
        <w:r w:rsidR="00B4174F">
          <w:rPr>
            <w:rStyle w:val="Hyperlink"/>
          </w:rPr>
          <w:t>https://doi.org/10.1111/nph.19592</w:t>
        </w:r>
      </w:hyperlink>
      <w:r>
        <w:t>.</w:t>
      </w:r>
    </w:p>
    <w:p w14:paraId="472A53B7" w14:textId="77777777" w:rsidR="00B4174F" w:rsidRDefault="00000000">
      <w:pPr>
        <w:pStyle w:val="Bibliography"/>
      </w:pPr>
      <w:bookmarkStart w:id="471" w:name="ref-bland2015cost"/>
      <w:bookmarkEnd w:id="470"/>
      <w:r>
        <w:t xml:space="preserve">Bland, Lucie M., C. David L. Orme, Jon Bielby, Ben Collen, Emily Nicholson, and Michael A. McCarthy. 2015. “Cost-Effective Assessment of Extinction Risk with Limited Information.” </w:t>
      </w:r>
      <w:r>
        <w:rPr>
          <w:i/>
          <w:iCs/>
        </w:rPr>
        <w:t>Journal of Applied Ecology</w:t>
      </w:r>
      <w:r>
        <w:t xml:space="preserve"> 52 (4): 861–70.</w:t>
      </w:r>
    </w:p>
    <w:p w14:paraId="3DDA5F9C" w14:textId="77777777" w:rsidR="00B4174F" w:rsidRDefault="00000000">
      <w:pPr>
        <w:pStyle w:val="Bibliography"/>
      </w:pPr>
      <w:bookmarkStart w:id="472" w:name="ref-bocedi2014range"/>
      <w:bookmarkEnd w:id="471"/>
      <w:r>
        <w:t xml:space="preserve">Bocedi, Greta, Stephen CF Palmer, Guy Pe’er, et al. 2014. “Range s Hifter: A Platform for Modelling Spatial Eco-Evolutionary Dynamics and Species’ Responses to Environmental Changes.” </w:t>
      </w:r>
      <w:r>
        <w:rPr>
          <w:i/>
          <w:iCs/>
        </w:rPr>
        <w:t>Methods in Ecology and Evolution</w:t>
      </w:r>
      <w:r>
        <w:t xml:space="preserve"> 5 (4): 388–96.</w:t>
      </w:r>
    </w:p>
    <w:p w14:paraId="7D92AC20" w14:textId="77777777" w:rsidR="00B4174F" w:rsidRDefault="00000000">
      <w:pPr>
        <w:pStyle w:val="Bibliography"/>
      </w:pPr>
      <w:bookmarkStart w:id="473" w:name="ref-borokini2023iterative"/>
      <w:bookmarkEnd w:id="472"/>
      <w:r>
        <w:t xml:space="preserve">Borokini, Israel T., Kenneth Nussear, Blaise Petitpierre, Thomas E. Dilts, and Peter J. Weisberg. 2023. “Iterative Species Distribution Modeling Results in the Discovery of Novel Populations of a Rare Cold Desert Perennial.” </w:t>
      </w:r>
      <w:r>
        <w:rPr>
          <w:i/>
          <w:iCs/>
        </w:rPr>
        <w:t>Endangered Species Research</w:t>
      </w:r>
      <w:r>
        <w:t xml:space="preserve"> 50: 47–62.</w:t>
      </w:r>
    </w:p>
    <w:p w14:paraId="7EE23A43" w14:textId="77777777" w:rsidR="00B4174F" w:rsidRDefault="00000000">
      <w:pPr>
        <w:pStyle w:val="Bibliography"/>
      </w:pPr>
      <w:bookmarkStart w:id="474" w:name="ref-brummitt2015green"/>
      <w:bookmarkEnd w:id="473"/>
      <w:r>
        <w:t xml:space="preserve">Brummitt, Neil A., Steven P. Bachman, Janine Griffiths-Lee, et al. 2015. “Green Plants in the Red: A Baseline Global Assessment for the IUCN Sampled Red List Index for Plants.” </w:t>
      </w:r>
      <w:r>
        <w:rPr>
          <w:i/>
          <w:iCs/>
        </w:rPr>
        <w:t>PloS One</w:t>
      </w:r>
      <w:r>
        <w:t xml:space="preserve"> 10 (8): e0135152.</w:t>
      </w:r>
    </w:p>
    <w:p w14:paraId="47E21918" w14:textId="77777777" w:rsidR="00B4174F" w:rsidRDefault="00000000">
      <w:pPr>
        <w:pStyle w:val="Bibliography"/>
      </w:pPr>
      <w:bookmarkStart w:id="475" w:name="ref-chen2013imperfect"/>
      <w:bookmarkEnd w:id="474"/>
      <w:r>
        <w:t xml:space="preserve">Chen, Guoke, Marc Kéry, Matthias Plattner, Keping Ma, and Beth Gardner. 2013. “Imperfect Detection Is the Rule Rather Than the Exception in Plant Distribution Studies.” </w:t>
      </w:r>
      <w:r>
        <w:rPr>
          <w:i/>
          <w:iCs/>
        </w:rPr>
        <w:t>Journal of Ecology</w:t>
      </w:r>
      <w:r>
        <w:t xml:space="preserve"> 101 (1): 183–91.</w:t>
      </w:r>
    </w:p>
    <w:p w14:paraId="47E99831" w14:textId="77777777" w:rsidR="00B4174F" w:rsidRDefault="00000000">
      <w:pPr>
        <w:pStyle w:val="Bibliography"/>
      </w:pPr>
      <w:bookmarkStart w:id="476" w:name="ref-chen2016xgboost"/>
      <w:bookmarkEnd w:id="475"/>
      <w:r>
        <w:t xml:space="preserve">Chen, Tianqi, and Carlos Guestrin. 2016. “Xgboost: A Scalable Tree Boosting System.” </w:t>
      </w:r>
      <w:r>
        <w:rPr>
          <w:i/>
          <w:iCs/>
        </w:rPr>
        <w:t>Proceedings of the 22nd Acm Sigkdd International Conference on Knowledge Discovery and Data Mining</w:t>
      </w:r>
      <w:r>
        <w:t>, 785–94.</w:t>
      </w:r>
    </w:p>
    <w:p w14:paraId="67806DE9" w14:textId="77777777" w:rsidR="00B4174F" w:rsidRDefault="00000000">
      <w:pPr>
        <w:pStyle w:val="Bibliography"/>
      </w:pPr>
      <w:bookmarkStart w:id="477" w:name="ref-chiffard2020anbs"/>
      <w:bookmarkEnd w:id="476"/>
      <w:r>
        <w:t xml:space="preserve">Chiffard, Jules, Coline Marciau, Nigel Gilles Yoccoz, et al. 2020. “Adaptive Niche-Based Sampling to Improve Ability to Find Rare and Elusive Species: Simulations and Field Tests.” </w:t>
      </w:r>
      <w:r>
        <w:rPr>
          <w:i/>
          <w:iCs/>
        </w:rPr>
        <w:t>Methods in Ecology and Evolution</w:t>
      </w:r>
      <w:r>
        <w:t xml:space="preserve"> 11 (8): 899–909. https://doi.org/</w:t>
      </w:r>
      <w:hyperlink r:id="rId22">
        <w:r w:rsidR="00B4174F">
          <w:rPr>
            <w:rStyle w:val="Hyperlink"/>
          </w:rPr>
          <w:t>https://doi.org/10.1111/2041-210X.13399</w:t>
        </w:r>
      </w:hyperlink>
      <w:r>
        <w:t>.</w:t>
      </w:r>
    </w:p>
    <w:p w14:paraId="450562E1" w14:textId="77777777" w:rsidR="00B4174F" w:rsidRDefault="00000000">
      <w:pPr>
        <w:pStyle w:val="Bibliography"/>
      </w:pPr>
      <w:bookmarkStart w:id="478" w:name="ref-natural2001iucn"/>
      <w:bookmarkEnd w:id="477"/>
      <w:r>
        <w:t xml:space="preserve">Commission, Natural Resources. Species Survival. 2001. </w:t>
      </w:r>
      <w:r>
        <w:rPr>
          <w:i/>
          <w:iCs/>
        </w:rPr>
        <w:t>IUCN Red List Categories and Criteria</w:t>
      </w:r>
      <w:r>
        <w:t>. IUCN.</w:t>
      </w:r>
    </w:p>
    <w:p w14:paraId="7AAF2667" w14:textId="77777777" w:rsidR="00B4174F" w:rsidRDefault="00000000">
      <w:pPr>
        <w:pStyle w:val="Bibliography"/>
      </w:pPr>
      <w:bookmarkStart w:id="479" w:name="ref-condit2000spatial"/>
      <w:bookmarkEnd w:id="478"/>
      <w:r>
        <w:t xml:space="preserve">Condit, Richard, Peter S. Ashton, Patrick Baker, et al. 2000. “Spatial Patterns in the Distribution of Tropical Tree Species.” </w:t>
      </w:r>
      <w:r>
        <w:rPr>
          <w:i/>
          <w:iCs/>
        </w:rPr>
        <w:t>Science</w:t>
      </w:r>
      <w:r>
        <w:t xml:space="preserve"> 288 (5470): 1414–18.</w:t>
      </w:r>
    </w:p>
    <w:p w14:paraId="2C61475D" w14:textId="77777777" w:rsidR="00B4174F" w:rsidRDefault="00000000">
      <w:pPr>
        <w:pStyle w:val="Bibliography"/>
      </w:pPr>
      <w:bookmarkStart w:id="480" w:name="ref-doser2022spabundance"/>
      <w:bookmarkEnd w:id="479"/>
      <w:r>
        <w:lastRenderedPageBreak/>
        <w:t xml:space="preserve">Doser, Jeffrey W., Andrew O. Finley, Marc Kéry, and Elise F. Zipkin. 2024. “spAbundance: An r Package for Single-Species and Multi-Species Spatially Explicit Abundance Models.” </w:t>
      </w:r>
      <w:r>
        <w:rPr>
          <w:i/>
          <w:iCs/>
        </w:rPr>
        <w:t>Methods in Ecology and Evolution</w:t>
      </w:r>
      <w:r>
        <w:t xml:space="preserve"> 15 (6): 1024–33. https://doi.org/</w:t>
      </w:r>
      <w:hyperlink r:id="rId23">
        <w:r w:rsidR="00B4174F">
          <w:rPr>
            <w:rStyle w:val="Hyperlink"/>
          </w:rPr>
          <w:t>https://doi.org/10.1111/2041-210X.14332</w:t>
        </w:r>
      </w:hyperlink>
      <w:r>
        <w:t>.</w:t>
      </w:r>
    </w:p>
    <w:p w14:paraId="2AFB7DB3" w14:textId="77777777" w:rsidR="00B4174F" w:rsidRDefault="00000000">
      <w:pPr>
        <w:pStyle w:val="Bibliography"/>
      </w:pPr>
      <w:bookmarkStart w:id="481" w:name="ref-dumelle2024spsurvey"/>
      <w:bookmarkEnd w:id="480"/>
      <w:r>
        <w:t xml:space="preserve">Dumelle, Michael, Tom Kincaid, Anthony R. Olsen, and Marc Weber. 2023. “spsurvey: Spatial Sampling Design and Analysis in R.” </w:t>
      </w:r>
      <w:r>
        <w:rPr>
          <w:i/>
          <w:iCs/>
        </w:rPr>
        <w:t>Journal of Statistical Software</w:t>
      </w:r>
      <w:r>
        <w:t xml:space="preserve"> 105 (3): 1–29. </w:t>
      </w:r>
      <w:hyperlink r:id="rId24">
        <w:r w:rsidR="00B4174F">
          <w:rPr>
            <w:rStyle w:val="Hyperlink"/>
          </w:rPr>
          <w:t>https://doi.org/10.18637/jss.v105.i03</w:t>
        </w:r>
      </w:hyperlink>
      <w:r>
        <w:t>.</w:t>
      </w:r>
    </w:p>
    <w:p w14:paraId="0D11F760" w14:textId="77777777" w:rsidR="00B4174F" w:rsidRDefault="00000000">
      <w:pPr>
        <w:pStyle w:val="Bibliography"/>
      </w:pPr>
      <w:bookmarkStart w:id="482" w:name="ref-alma9955306914202441"/>
      <w:bookmarkEnd w:id="481"/>
      <w:r>
        <w:t xml:space="preserve">Elzinga, Caryl L., Daniel W. Salzer, and John W. Willoughby. 1998. </w:t>
      </w:r>
      <w:r>
        <w:rPr>
          <w:i/>
          <w:iCs/>
        </w:rPr>
        <w:t>Measuring &amp; Monitoring Plant Populations</w:t>
      </w:r>
      <w:r>
        <w:t>. BLM Technical Reference</w:t>
      </w:r>
      <w:del w:id="483" w:author="Benkendorf, Reed" w:date="2026-08-16T14:17:00Z" w16du:dateUtc="2026-08-16T21:17:00Z">
        <w:r w:rsidDel="0069726F">
          <w:delText xml:space="preserve"> </w:delText>
        </w:r>
      </w:del>
      <w:r>
        <w:t>; 1730-1. U.S. Dept. of the Interior, Bureau of Land Management.</w:t>
      </w:r>
    </w:p>
    <w:p w14:paraId="054BCBF6" w14:textId="77777777" w:rsidR="00B4174F" w:rsidRDefault="00000000">
      <w:pPr>
        <w:pStyle w:val="Bibliography"/>
      </w:pPr>
      <w:bookmarkStart w:id="484" w:name="ref-engler2009migclim"/>
      <w:bookmarkEnd w:id="482"/>
      <w:r>
        <w:t xml:space="preserve">Engler, Robin, and Antoine Guisan. 2009. “MigClim: Predicting Plant Distribution and Dispersal in a Changing Climate.” </w:t>
      </w:r>
      <w:r>
        <w:rPr>
          <w:i/>
          <w:iCs/>
        </w:rPr>
        <w:t>Diversity and Distributions</w:t>
      </w:r>
      <w:r>
        <w:t xml:space="preserve"> 15 (4): 590–601.</w:t>
      </w:r>
    </w:p>
    <w:p w14:paraId="47DC44AE" w14:textId="05590894" w:rsidR="00B4174F" w:rsidRDefault="00000000">
      <w:pPr>
        <w:pStyle w:val="Bibliography"/>
      </w:pPr>
      <w:bookmarkStart w:id="485" w:name="ref-ermakova2021densities"/>
      <w:bookmarkEnd w:id="484"/>
      <w:r>
        <w:t xml:space="preserve">Ermakova, Anna, Keeper Trout, Martin K. Terry, Carolyn V. Whiting, Colin Clubbe, and Norma Fowler. 2021. “Densities, Plant Sizes, and Spatial Distributions of Six Wild Populations of </w:t>
      </w:r>
      <w:r w:rsidRPr="0069726F">
        <w:rPr>
          <w:i/>
          <w:iCs/>
          <w:rPrChange w:id="486" w:author="Benkendorf, Reed" w:date="2026-08-16T14:17:00Z" w16du:dateUtc="2026-08-16T21:17:00Z">
            <w:rPr/>
          </w:rPrChange>
        </w:rPr>
        <w:t xml:space="preserve">Lophophora </w:t>
      </w:r>
      <w:ins w:id="487" w:author="Benkendorf, Reed" w:date="2026-08-16T14:18:00Z" w16du:dateUtc="2026-08-16T21:18:00Z">
        <w:r w:rsidR="0069726F">
          <w:rPr>
            <w:i/>
            <w:iCs/>
          </w:rPr>
          <w:t>w</w:t>
        </w:r>
      </w:ins>
      <w:del w:id="488" w:author="Benkendorf, Reed" w:date="2026-08-16T14:18:00Z" w16du:dateUtc="2026-08-16T21:18:00Z">
        <w:r w:rsidRPr="0069726F" w:rsidDel="0069726F">
          <w:rPr>
            <w:i/>
            <w:iCs/>
            <w:rPrChange w:id="489" w:author="Benkendorf, Reed" w:date="2026-08-16T14:17:00Z" w16du:dateUtc="2026-08-16T21:17:00Z">
              <w:rPr/>
            </w:rPrChange>
          </w:rPr>
          <w:delText>W</w:delText>
        </w:r>
      </w:del>
      <w:r w:rsidRPr="0069726F">
        <w:rPr>
          <w:i/>
          <w:iCs/>
          <w:rPrChange w:id="490" w:author="Benkendorf, Reed" w:date="2026-08-16T14:17:00Z" w16du:dateUtc="2026-08-16T21:17:00Z">
            <w:rPr/>
          </w:rPrChange>
        </w:rPr>
        <w:t>illiamsii</w:t>
      </w:r>
      <w:r>
        <w:t xml:space="preserve"> (Cactaceae) in Texas, USA.” </w:t>
      </w:r>
      <w:r>
        <w:rPr>
          <w:i/>
          <w:iCs/>
        </w:rPr>
        <w:t>Journal of the Botanical Research Institute of Texas</w:t>
      </w:r>
      <w:r>
        <w:t xml:space="preserve"> 15 (1): 149–60.</w:t>
      </w:r>
    </w:p>
    <w:p w14:paraId="68439668" w14:textId="77777777" w:rsidR="00B4174F" w:rsidRDefault="00000000">
      <w:pPr>
        <w:pStyle w:val="Bibliography"/>
      </w:pPr>
      <w:bookmarkStart w:id="491" w:name="ref-etherington2016least"/>
      <w:bookmarkEnd w:id="485"/>
      <w:r>
        <w:t xml:space="preserve">Etherington, Thomas R. 2016. “Least-Cost Modelling and Landscape Ecology: Concepts, Applications, and Opportunities.” </w:t>
      </w:r>
      <w:r>
        <w:rPr>
          <w:i/>
          <w:iCs/>
        </w:rPr>
        <w:t>Current Landscape Ecology Reports</w:t>
      </w:r>
      <w:r>
        <w:t xml:space="preserve"> 1: 40–53.</w:t>
      </w:r>
    </w:p>
    <w:p w14:paraId="03EE13C3" w14:textId="77777777" w:rsidR="00B4174F" w:rsidRDefault="00000000">
      <w:pPr>
        <w:pStyle w:val="Bibliography"/>
      </w:pPr>
      <w:bookmarkStart w:id="492" w:name="ref-vanetten2017gdistance"/>
      <w:bookmarkEnd w:id="491"/>
      <w:r>
        <w:t xml:space="preserve">Etten, Jacob van. 2017. “R Package Gdistance: Distances and Routes on Geographical Grids.” </w:t>
      </w:r>
      <w:r>
        <w:rPr>
          <w:i/>
          <w:iCs/>
        </w:rPr>
        <w:t>Journal of Statistical Software</w:t>
      </w:r>
      <w:r>
        <w:t xml:space="preserve"> 76 (13): 1–21. </w:t>
      </w:r>
      <w:hyperlink r:id="rId25">
        <w:r w:rsidR="00B4174F">
          <w:rPr>
            <w:rStyle w:val="Hyperlink"/>
          </w:rPr>
          <w:t>https://doi.org/10.18637/jss.v076.i13</w:t>
        </w:r>
      </w:hyperlink>
      <w:r>
        <w:t>.</w:t>
      </w:r>
    </w:p>
    <w:p w14:paraId="5F78DC9B" w14:textId="77777777" w:rsidR="00B4174F" w:rsidRDefault="00000000">
      <w:pPr>
        <w:pStyle w:val="Bibliography"/>
      </w:pPr>
      <w:bookmarkStart w:id="493" w:name="ref-evans2025spatialeco"/>
      <w:bookmarkEnd w:id="492"/>
      <w:r>
        <w:t xml:space="preserve">Evans, Jeffrey S., and Melanie A. Murphy. 2025. </w:t>
      </w:r>
      <w:r>
        <w:rPr>
          <w:i/>
          <w:iCs/>
        </w:rPr>
        <w:t>spatialEco</w:t>
      </w:r>
      <w:r>
        <w:t xml:space="preserve">. </w:t>
      </w:r>
      <w:hyperlink r:id="rId26">
        <w:r w:rsidR="00B4174F">
          <w:rPr>
            <w:rStyle w:val="Hyperlink"/>
          </w:rPr>
          <w:t>https://github.com/jeffreyevans/spatialEco</w:t>
        </w:r>
      </w:hyperlink>
      <w:r>
        <w:t>.</w:t>
      </w:r>
    </w:p>
    <w:p w14:paraId="3AB40C10" w14:textId="77777777" w:rsidR="00B4174F" w:rsidRDefault="00000000">
      <w:pPr>
        <w:pStyle w:val="Bibliography"/>
      </w:pPr>
      <w:bookmarkStart w:id="494" w:name="ref-faber2012natureserve"/>
      <w:bookmarkEnd w:id="493"/>
      <w:r>
        <w:t xml:space="preserve">Faber-Langendoen, Don, Jennifer Nichols, Larry Master, et al. 2012. “NatureServe Conservation Status Assessments: Methodology for Assigning Ranks.” </w:t>
      </w:r>
      <w:r>
        <w:rPr>
          <w:i/>
          <w:iCs/>
        </w:rPr>
        <w:t>NatureServe, Arlington, VA</w:t>
      </w:r>
      <w:r>
        <w:t>.</w:t>
      </w:r>
    </w:p>
    <w:p w14:paraId="283F8EEA" w14:textId="77777777" w:rsidR="00B4174F" w:rsidRDefault="00000000">
      <w:pPr>
        <w:pStyle w:val="Bibliography"/>
      </w:pPr>
      <w:bookmarkStart w:id="495" w:name="ref-feeley2011keep"/>
      <w:bookmarkEnd w:id="494"/>
      <w:r>
        <w:t xml:space="preserve">Feeley, Kenneth J., and Miles R. Silman. 2011. “Keep Collecting: Accurate Species Distribution Modelling Requires More Collections Than Previously Thought.” </w:t>
      </w:r>
      <w:r>
        <w:rPr>
          <w:i/>
          <w:iCs/>
        </w:rPr>
        <w:t>Diversity and Distributions</w:t>
      </w:r>
      <w:r>
        <w:t xml:space="preserve"> 17 (6): 1132–40.</w:t>
      </w:r>
    </w:p>
    <w:p w14:paraId="295A7D54" w14:textId="77777777" w:rsidR="00B4174F" w:rsidRDefault="00000000">
      <w:pPr>
        <w:pStyle w:val="Bibliography"/>
      </w:pPr>
      <w:bookmarkStart w:id="496" w:name="ref-feldman2021trends"/>
      <w:bookmarkEnd w:id="495"/>
      <w:r>
        <w:t xml:space="preserve">Feldman, Mariano J., Louis Imbeau, Philippe Marchand, Marc J. Mazerolle, Marcel Darveau, and Nicole J. Fenton. 2021. “Trends and Gaps in the Use of Citizen Science Derived Data as Input for Species Distribution Models: A Quantitative Review.” </w:t>
      </w:r>
      <w:r>
        <w:rPr>
          <w:i/>
          <w:iCs/>
        </w:rPr>
        <w:t>PloS One</w:t>
      </w:r>
      <w:r>
        <w:t xml:space="preserve"> 16 (3): e0234587.</w:t>
      </w:r>
    </w:p>
    <w:p w14:paraId="0F86BC96" w14:textId="77777777" w:rsidR="00B4174F" w:rsidRDefault="00000000">
      <w:pPr>
        <w:pStyle w:val="Bibliography"/>
      </w:pPr>
      <w:bookmarkStart w:id="497" w:name="ref-franklin2010moving"/>
      <w:bookmarkEnd w:id="496"/>
      <w:r>
        <w:t xml:space="preserve">Franklin, Janet. 2010. “Moving Beyond Static Species Distribution Models in Support of Conservation Biogeography.” </w:t>
      </w:r>
      <w:r>
        <w:rPr>
          <w:i/>
          <w:iCs/>
        </w:rPr>
        <w:t>Diversity and Distributions</w:t>
      </w:r>
      <w:r>
        <w:t xml:space="preserve"> 16 (3): 321–30.</w:t>
      </w:r>
    </w:p>
    <w:p w14:paraId="3EFD7B64" w14:textId="77777777" w:rsidR="00B4174F" w:rsidRDefault="00000000">
      <w:pPr>
        <w:pStyle w:val="Bibliography"/>
      </w:pPr>
      <w:bookmarkStart w:id="498" w:name="ref-gabor2022positional"/>
      <w:bookmarkEnd w:id="497"/>
      <w:r>
        <w:lastRenderedPageBreak/>
        <w:t xml:space="preserve">Gábor, Lukáš, Walter Jetz, Muyang Lu, et al. 2022. “Positional Errors in Species Distribution Modelling Are Not Overcome by the Coarser Grains of Analysis.” </w:t>
      </w:r>
      <w:r>
        <w:rPr>
          <w:i/>
          <w:iCs/>
        </w:rPr>
        <w:t>Methods in Ecology and Evolution</w:t>
      </w:r>
      <w:r>
        <w:t xml:space="preserve"> 13 (10): 2289–302.</w:t>
      </w:r>
    </w:p>
    <w:p w14:paraId="1D738E50" w14:textId="77777777" w:rsidR="00B4174F" w:rsidRDefault="00000000">
      <w:pPr>
        <w:pStyle w:val="Bibliography"/>
      </w:pPr>
      <w:bookmarkStart w:id="499" w:name="ref-graham2008influence"/>
      <w:bookmarkEnd w:id="498"/>
      <w:r>
        <w:t xml:space="preserve">Graham, Catherine H., Jane Elith, Robert J. Hijmans, et al. 2008. “The Influence of Spatial Errors in Species Occurrence Data Used in Distribution Models.” </w:t>
      </w:r>
      <w:r>
        <w:rPr>
          <w:i/>
          <w:iCs/>
        </w:rPr>
        <w:t>Journal of Applied Ecology</w:t>
      </w:r>
      <w:r>
        <w:t xml:space="preserve"> 45 (1): 239–47.</w:t>
      </w:r>
    </w:p>
    <w:p w14:paraId="75274483" w14:textId="77777777" w:rsidR="00B4174F" w:rsidRDefault="00000000">
      <w:pPr>
        <w:pStyle w:val="Bibliography"/>
      </w:pPr>
      <w:bookmarkStart w:id="500" w:name="ref-guisan2006using"/>
      <w:bookmarkEnd w:id="499"/>
      <w:r>
        <w:t xml:space="preserve">Guisan, Antoine, Olivier Broennimann, Robin Engler, et al. 2006. “Using Niche-Based Models to Improve the Sampling of Rare Species.” </w:t>
      </w:r>
      <w:r>
        <w:rPr>
          <w:i/>
          <w:iCs/>
        </w:rPr>
        <w:t>Conservation Biology</w:t>
      </w:r>
      <w:r>
        <w:t xml:space="preserve"> 20 (2): 501–11.</w:t>
      </w:r>
    </w:p>
    <w:p w14:paraId="7E7C514B" w14:textId="77777777" w:rsidR="00B4174F" w:rsidRDefault="00000000">
      <w:pPr>
        <w:pStyle w:val="Bibliography"/>
      </w:pPr>
      <w:bookmarkStart w:id="501" w:name="ref-guisan2005predicting"/>
      <w:bookmarkEnd w:id="500"/>
      <w:r>
        <w:t xml:space="preserve">Guisan, Antoine, and Wilfried Thuiller. 2005. “Predicting Species Distribution: Offering More Than Simple Habitat Models.” </w:t>
      </w:r>
      <w:r>
        <w:rPr>
          <w:i/>
          <w:iCs/>
        </w:rPr>
        <w:t>Ecology Letters</w:t>
      </w:r>
      <w:r>
        <w:t xml:space="preserve"> 8 (9): 993–1009.</w:t>
      </w:r>
    </w:p>
    <w:p w14:paraId="0247A642" w14:textId="77777777" w:rsidR="00B4174F" w:rsidRDefault="00000000">
      <w:pPr>
        <w:pStyle w:val="Bibliography"/>
      </w:pPr>
      <w:bookmarkStart w:id="502" w:name="ref-guisan2013predicting"/>
      <w:bookmarkEnd w:id="501"/>
      <w:r>
        <w:t xml:space="preserve">Guisan, Antoine, Reid Tingley, John B. Baumgartner, et al. 2013. “Predicting Species Distributions for Conservation Decisions.” </w:t>
      </w:r>
      <w:r>
        <w:rPr>
          <w:i/>
          <w:iCs/>
        </w:rPr>
        <w:t>Ecology Letters</w:t>
      </w:r>
      <w:r>
        <w:t xml:space="preserve"> 16 (12): 1424–35.</w:t>
      </w:r>
    </w:p>
    <w:p w14:paraId="11C1D6C5" w14:textId="77777777" w:rsidR="00B4174F" w:rsidRDefault="00000000">
      <w:pPr>
        <w:pStyle w:val="Bibliography"/>
      </w:pPr>
      <w:bookmarkStart w:id="503" w:name="ref-heywood2017plant"/>
      <w:bookmarkEnd w:id="502"/>
      <w:r>
        <w:t xml:space="preserve">Heywood, Vernon H. 2017. “Plant Conservation in the Anthropocene–Challenges and Future Prospects.” </w:t>
      </w:r>
      <w:r>
        <w:rPr>
          <w:i/>
          <w:iCs/>
        </w:rPr>
        <w:t>Plant Diversity</w:t>
      </w:r>
      <w:r>
        <w:t xml:space="preserve"> 39 (6): 314–30.</w:t>
      </w:r>
    </w:p>
    <w:p w14:paraId="5458FE29" w14:textId="77777777" w:rsidR="00B4174F" w:rsidRDefault="00000000">
      <w:pPr>
        <w:pStyle w:val="Bibliography"/>
      </w:pPr>
      <w:bookmarkStart w:id="504" w:name="ref-hijman2026terra"/>
      <w:bookmarkEnd w:id="503"/>
      <w:r>
        <w:t xml:space="preserve">Hijmans, Robert J., Andrew Brown, and Márcia Barbosa. 2026. </w:t>
      </w:r>
      <w:r>
        <w:rPr>
          <w:i/>
          <w:iCs/>
        </w:rPr>
        <w:t>Terra: Spatial Data Analysis</w:t>
      </w:r>
      <w:r>
        <w:t xml:space="preserve">. </w:t>
      </w:r>
      <w:hyperlink r:id="rId27">
        <w:r w:rsidR="00B4174F">
          <w:rPr>
            <w:rStyle w:val="Hyperlink"/>
          </w:rPr>
          <w:t>https://doi.org/10.32614/CRAN.package.terra</w:t>
        </w:r>
      </w:hyperlink>
      <w:r>
        <w:t>.</w:t>
      </w:r>
    </w:p>
    <w:p w14:paraId="751B5D62" w14:textId="77777777" w:rsidR="00B4174F" w:rsidRDefault="00000000">
      <w:pPr>
        <w:pStyle w:val="Bibliography"/>
      </w:pPr>
      <w:bookmarkStart w:id="505" w:name="ref-hijman2024dismo"/>
      <w:bookmarkEnd w:id="504"/>
      <w:r>
        <w:t xml:space="preserve">Hijmans, Robert J., Steven Phillips, John Leathwick, and Jane Elith. 2024. </w:t>
      </w:r>
      <w:r>
        <w:rPr>
          <w:i/>
          <w:iCs/>
        </w:rPr>
        <w:t>Dismo: Species Distribution Modeling</w:t>
      </w:r>
      <w:r>
        <w:t xml:space="preserve">. </w:t>
      </w:r>
      <w:hyperlink r:id="rId28">
        <w:r w:rsidR="00B4174F">
          <w:rPr>
            <w:rStyle w:val="Hyperlink"/>
          </w:rPr>
          <w:t>https://doi.org/10.32614/CRAN.package.dismo</w:t>
        </w:r>
      </w:hyperlink>
      <w:r>
        <w:t>.</w:t>
      </w:r>
    </w:p>
    <w:p w14:paraId="35DA676C" w14:textId="77777777" w:rsidR="00B4174F" w:rsidRDefault="00000000">
      <w:pPr>
        <w:pStyle w:val="Bibliography"/>
      </w:pPr>
      <w:bookmarkStart w:id="506" w:name="ref-inaturalist2024ecolo"/>
      <w:bookmarkEnd w:id="505"/>
      <w:r>
        <w:t xml:space="preserve">iNaturalist. 2024. </w:t>
      </w:r>
      <w:r>
        <w:rPr>
          <w:i/>
          <w:iCs/>
        </w:rPr>
        <w:t>Observations of Eriogonum coloradense from Colorado, USA, Observed Before 16 June 2024</w:t>
      </w:r>
      <w:r>
        <w:t xml:space="preserve">. </w:t>
      </w:r>
      <w:hyperlink r:id="rId29">
        <w:r w:rsidR="00B4174F">
          <w:rPr>
            <w:rStyle w:val="Hyperlink"/>
          </w:rPr>
          <w:t>Https://www.inaturalist.org</w:t>
        </w:r>
      </w:hyperlink>
      <w:r>
        <w:t>.</w:t>
      </w:r>
    </w:p>
    <w:p w14:paraId="16BE6697" w14:textId="77777777" w:rsidR="00B4174F" w:rsidRDefault="00000000">
      <w:pPr>
        <w:pStyle w:val="Bibliography"/>
      </w:pPr>
      <w:bookmarkStart w:id="507" w:name="ref-jansen2022stop"/>
      <w:bookmarkEnd w:id="506"/>
      <w:r>
        <w:t xml:space="preserve">Jansen, Jan, Skipton NC Woolley, Piers K. Dunstan, et al. 2022. “Stop Ignoring Map Uncertainty in Biodiversity Science and Conservation Policy.” </w:t>
      </w:r>
      <w:r>
        <w:rPr>
          <w:i/>
          <w:iCs/>
        </w:rPr>
        <w:t>Nature Ecology &amp; Evolution</w:t>
      </w:r>
      <w:r>
        <w:t xml:space="preserve"> 6 (7): 828–29.</w:t>
      </w:r>
    </w:p>
    <w:p w14:paraId="217265DB" w14:textId="77777777" w:rsidR="00B4174F" w:rsidRDefault="00000000">
      <w:pPr>
        <w:pStyle w:val="Bibliography"/>
      </w:pPr>
      <w:bookmarkStart w:id="508" w:name="ref-johnson2023field"/>
      <w:bookmarkEnd w:id="507"/>
      <w:r>
        <w:t xml:space="preserve">Johnson, Sara, Brenda Molano-Flores, and David Zaya. 2023. “Field Validation as a Tool for Mitigating Uncertainty in Species Distribution Modeling for Conservation Planning.” </w:t>
      </w:r>
      <w:r>
        <w:rPr>
          <w:i/>
          <w:iCs/>
        </w:rPr>
        <w:t>Conservation Science and Practice</w:t>
      </w:r>
      <w:r>
        <w:t xml:space="preserve"> 5 (8): e12978.</w:t>
      </w:r>
    </w:p>
    <w:p w14:paraId="3CBA4279" w14:textId="77777777" w:rsidR="00B4174F" w:rsidRDefault="00000000">
      <w:pPr>
        <w:pStyle w:val="Bibliography"/>
      </w:pPr>
      <w:bookmarkStart w:id="509" w:name="ref-juffe2016assessing"/>
      <w:bookmarkEnd w:id="508"/>
      <w:r>
        <w:t xml:space="preserve">Juffe-Bignoli, Diego, Thomas M. Brooks, Stuart HM Butchart, et al. 2016. “Assessing the Cost of Global Biodiversity and Conservation Knowledge.” </w:t>
      </w:r>
      <w:r>
        <w:rPr>
          <w:i/>
          <w:iCs/>
        </w:rPr>
        <w:t>PLoS One</w:t>
      </w:r>
      <w:r>
        <w:t xml:space="preserve"> 11 (8): e0160640.</w:t>
      </w:r>
    </w:p>
    <w:p w14:paraId="5094F379" w14:textId="77777777" w:rsidR="00B4174F" w:rsidRDefault="00000000">
      <w:pPr>
        <w:pStyle w:val="Bibliography"/>
      </w:pPr>
      <w:bookmarkStart w:id="510" w:name="ref-kass2021improving"/>
      <w:bookmarkEnd w:id="509"/>
      <w:r>
        <w:t xml:space="preserve">Kass, Jamie M., Sarah I. Meenan, Nicolás Tinoco, Santiago F. Burneo, and Robert P. Anderson. 2021. “Improving Area of Occupancy Estimates for Parapatric Species Using Distribution Models and Support Vector Machines.” </w:t>
      </w:r>
      <w:r>
        <w:rPr>
          <w:i/>
          <w:iCs/>
        </w:rPr>
        <w:t>Ecological Applications</w:t>
      </w:r>
      <w:r>
        <w:t xml:space="preserve"> 31 (1): e02228.</w:t>
      </w:r>
    </w:p>
    <w:p w14:paraId="7D4D48C9" w14:textId="77777777" w:rsidR="00B4174F" w:rsidRDefault="00000000">
      <w:pPr>
        <w:pStyle w:val="Bibliography"/>
      </w:pPr>
      <w:bookmarkStart w:id="511" w:name="ref-ke2017lightgbm"/>
      <w:bookmarkEnd w:id="510"/>
      <w:r>
        <w:t xml:space="preserve">Ke, Guolin, Qi Meng, Thomas Finley, et al. 2017. “Lightgbm: A Highly Efficient Gradient Boosting Decision Tree.” </w:t>
      </w:r>
      <w:r>
        <w:rPr>
          <w:i/>
          <w:iCs/>
        </w:rPr>
        <w:t>Advances in Neural Information Processing Systems</w:t>
      </w:r>
      <w:r>
        <w:t xml:space="preserve"> 30.</w:t>
      </w:r>
    </w:p>
    <w:p w14:paraId="18EE5370" w14:textId="1D060CEC" w:rsidR="00B4174F" w:rsidRDefault="00000000">
      <w:pPr>
        <w:pStyle w:val="Bibliography"/>
      </w:pPr>
      <w:bookmarkStart w:id="512" w:name="ref-krening2021sampling"/>
      <w:bookmarkEnd w:id="511"/>
      <w:r>
        <w:lastRenderedPageBreak/>
        <w:t xml:space="preserve">Krening, Phil P., Carol A. Dawson, Kenneth W. Holsinger, and John W. Willoughby. 2021. “A Sampling-Based Approach to Estimating the Minimum Population Size of the Federally Threatened Colorado Hookless Cactus (Sclerocactus </w:t>
      </w:r>
      <w:del w:id="513" w:author="Benkendorf, Reed" w:date="2026-08-16T14:18:00Z" w16du:dateUtc="2026-08-16T21:18:00Z">
        <w:r w:rsidDel="00221BA3">
          <w:delText>Glaucus</w:delText>
        </w:r>
      </w:del>
      <w:ins w:id="514" w:author="Benkendorf, Reed" w:date="2026-08-16T14:18:00Z" w16du:dateUtc="2026-08-16T21:18:00Z">
        <w:r w:rsidR="00221BA3">
          <w:t>glaucus</w:t>
        </w:r>
      </w:ins>
      <w:r>
        <w:t xml:space="preserve">).” </w:t>
      </w:r>
      <w:r>
        <w:rPr>
          <w:i/>
          <w:iCs/>
        </w:rPr>
        <w:t>Natural Areas Journal</w:t>
      </w:r>
      <w:r>
        <w:t xml:space="preserve"> 41 (1): 4–10.</w:t>
      </w:r>
    </w:p>
    <w:p w14:paraId="0A03B24D" w14:textId="77777777" w:rsidR="00B4174F" w:rsidRDefault="00000000">
      <w:pPr>
        <w:pStyle w:val="Bibliography"/>
      </w:pPr>
      <w:bookmarkStart w:id="515" w:name="ref-kuhn2020tidymodels"/>
      <w:bookmarkEnd w:id="512"/>
      <w:r>
        <w:t xml:space="preserve">Kuhn, Max, and Hadley Wickham. 2020. </w:t>
      </w:r>
      <w:r>
        <w:rPr>
          <w:i/>
          <w:iCs/>
        </w:rPr>
        <w:t>Tidymodels: A Collection of Packages for Modeling and Machine Learning Using Tidyverse Principles</w:t>
      </w:r>
      <w:r>
        <w:t xml:space="preserve">. </w:t>
      </w:r>
      <w:hyperlink r:id="rId30">
        <w:r w:rsidR="00B4174F">
          <w:rPr>
            <w:rStyle w:val="Hyperlink"/>
          </w:rPr>
          <w:t>https://www.tidymodels.org</w:t>
        </w:r>
      </w:hyperlink>
      <w:r>
        <w:t>.</w:t>
      </w:r>
    </w:p>
    <w:p w14:paraId="4ADBF9CE" w14:textId="77777777" w:rsidR="00B4174F" w:rsidRDefault="00000000">
      <w:pPr>
        <w:pStyle w:val="Bibliography"/>
      </w:pPr>
      <w:bookmarkStart w:id="516" w:name="ref-kursa2010boruta"/>
      <w:bookmarkEnd w:id="515"/>
      <w:r>
        <w:t xml:space="preserve">Kursa, Miron B., and Witold R. Rudnicki. 2010. “Feature Selection with the Boruta Package.” </w:t>
      </w:r>
      <w:r>
        <w:rPr>
          <w:i/>
          <w:iCs/>
        </w:rPr>
        <w:t>Journal of Statistical Software</w:t>
      </w:r>
      <w:r>
        <w:t xml:space="preserve"> 36 (11): 1–13. </w:t>
      </w:r>
      <w:hyperlink r:id="rId31">
        <w:r w:rsidR="00B4174F">
          <w:rPr>
            <w:rStyle w:val="Hyperlink"/>
          </w:rPr>
          <w:t>https://doi.org/10.18637/jss.v036.i11</w:t>
        </w:r>
      </w:hyperlink>
      <w:r>
        <w:t>.</w:t>
      </w:r>
    </w:p>
    <w:p w14:paraId="740B38C3" w14:textId="77777777" w:rsidR="00B4174F" w:rsidRDefault="00000000">
      <w:pPr>
        <w:pStyle w:val="Bibliography"/>
      </w:pPr>
      <w:bookmarkStart w:id="517" w:name="ref-nic2020extinction"/>
      <w:bookmarkEnd w:id="516"/>
      <w:r>
        <w:t xml:space="preserve">Lughadha, Eimear Nic, Steven P. Bachman, Tarciso CC Leão, et al. 2020. “Extinction Risk and Threats to Plants and Fungi.” </w:t>
      </w:r>
      <w:r>
        <w:rPr>
          <w:i/>
          <w:iCs/>
        </w:rPr>
        <w:t>Plants, People, Planet</w:t>
      </w:r>
      <w:r>
        <w:t xml:space="preserve"> 2 (5): 389–408.</w:t>
      </w:r>
    </w:p>
    <w:p w14:paraId="6D8D8460" w14:textId="77777777" w:rsidR="00B4174F" w:rsidRDefault="00000000">
      <w:pPr>
        <w:pStyle w:val="Bibliography"/>
      </w:pPr>
      <w:bookmarkStart w:id="518" w:name="ref-markham2023review"/>
      <w:bookmarkEnd w:id="517"/>
      <w:r>
        <w:t xml:space="preserve">Markham, Katherine, Amy E. Frazier, Kunwar K. Singh, and Marguerite Madden. 2023. “A Review of Methods for Scaling Remotely Sensed Data for Spatial Pattern Analysis.” </w:t>
      </w:r>
      <w:r>
        <w:rPr>
          <w:i/>
          <w:iCs/>
        </w:rPr>
        <w:t>Landscape Ecology</w:t>
      </w:r>
      <w:r>
        <w:t xml:space="preserve"> 38 (3): 619–35.</w:t>
      </w:r>
    </w:p>
    <w:p w14:paraId="691C5A86" w14:textId="77777777" w:rsidR="00B4174F" w:rsidRDefault="00000000">
      <w:pPr>
        <w:pStyle w:val="Bibliography"/>
      </w:pPr>
      <w:bookmarkStart w:id="519" w:name="ref-mila2022nearest"/>
      <w:bookmarkEnd w:id="518"/>
      <w:r>
        <w:t xml:space="preserve">Milà, Carles, Jorge Mateu, Edzer Pebesma, and Hanna Meyer. 2022. “Nearest Neighbour Distance Matching Leave-One-Out Cross-Validation for Map Validation.” </w:t>
      </w:r>
      <w:r>
        <w:rPr>
          <w:i/>
          <w:iCs/>
        </w:rPr>
        <w:t>Methods in Ecology and Evolution</w:t>
      </w:r>
      <w:r>
        <w:t xml:space="preserve"> 13 (6): 1304–16.</w:t>
      </w:r>
    </w:p>
    <w:p w14:paraId="7FC9A60F" w14:textId="77777777" w:rsidR="00B4174F" w:rsidRDefault="00000000">
      <w:pPr>
        <w:pStyle w:val="Bibliography"/>
      </w:pPr>
      <w:bookmarkStart w:id="520" w:name="ref-mondain2024adaptive"/>
      <w:bookmarkEnd w:id="519"/>
      <w:r>
        <w:t xml:space="preserve">Mondain-Monval, Thomas, Michael Pocock, Simon Rolph, Tom August, Emma Wright, and Susan Jarvis. 2024. “Adaptive Sampling by Citizen Scientists Improves Species Distribution Model Performance: A Simulation Study.” </w:t>
      </w:r>
      <w:r>
        <w:rPr>
          <w:i/>
          <w:iCs/>
        </w:rPr>
        <w:t>Methods in Ecology and Evolution</w:t>
      </w:r>
      <w:r>
        <w:t>.</w:t>
      </w:r>
    </w:p>
    <w:p w14:paraId="75F4966A" w14:textId="77777777" w:rsidR="00B4174F" w:rsidRDefault="00000000">
      <w:pPr>
        <w:pStyle w:val="Bibliography"/>
      </w:pPr>
      <w:bookmarkStart w:id="521" w:name="ref-naimi2016sdm"/>
      <w:bookmarkEnd w:id="520"/>
      <w:r>
        <w:t xml:space="preserve">Naimi, Babak, and Miguel B. Araujo. 2016. “sdm: A Reproducible and Extensible R Platform for Species Distribution Modelling.” </w:t>
      </w:r>
      <w:r>
        <w:rPr>
          <w:i/>
          <w:iCs/>
        </w:rPr>
        <w:t>Ecography</w:t>
      </w:r>
      <w:r>
        <w:t xml:space="preserve"> 39: 368–75. </w:t>
      </w:r>
      <w:hyperlink r:id="rId32">
        <w:r w:rsidR="00B4174F">
          <w:rPr>
            <w:rStyle w:val="Hyperlink"/>
          </w:rPr>
          <w:t>https://doi.org/10.1111/ecog.01881</w:t>
        </w:r>
      </w:hyperlink>
      <w:r>
        <w:t>.</w:t>
      </w:r>
    </w:p>
    <w:p w14:paraId="433B6235" w14:textId="77777777" w:rsidR="00B4174F" w:rsidRDefault="00000000">
      <w:pPr>
        <w:pStyle w:val="Bibliography"/>
      </w:pPr>
      <w:bookmarkStart w:id="522" w:name="ref-oliver2012population"/>
      <w:bookmarkEnd w:id="521"/>
      <w:r>
        <w:t xml:space="preserve">Oliver, Tom H., Simon Gillings, Marco Girardello, et al. 2012. “Population Density but Not Stability Can Be Predicted from Species Distribution Models.” </w:t>
      </w:r>
      <w:r>
        <w:rPr>
          <w:i/>
          <w:iCs/>
        </w:rPr>
        <w:t>Journal of Applied Ecology</w:t>
      </w:r>
      <w:r>
        <w:t xml:space="preserve"> 49 (3): 581–90.</w:t>
      </w:r>
    </w:p>
    <w:p w14:paraId="58337547" w14:textId="77777777" w:rsidR="00B4174F" w:rsidRDefault="00000000">
      <w:pPr>
        <w:pStyle w:val="Bibliography"/>
      </w:pPr>
      <w:bookmarkStart w:id="523" w:name="ref-pebesma2018sf"/>
      <w:bookmarkEnd w:id="522"/>
      <w:r>
        <w:t xml:space="preserve">Pebesma, Edzer. 2018. “Simple Features for R: Standardized Support for Spatial Vector Data.” </w:t>
      </w:r>
      <w:r>
        <w:rPr>
          <w:i/>
          <w:iCs/>
        </w:rPr>
        <w:t>The R Journal</w:t>
      </w:r>
      <w:r>
        <w:t xml:space="preserve"> 10 (1): 439–46. </w:t>
      </w:r>
      <w:hyperlink r:id="rId33">
        <w:r w:rsidR="00B4174F">
          <w:rPr>
            <w:rStyle w:val="Hyperlink"/>
          </w:rPr>
          <w:t>https://doi.org/10.32614/RJ-2018-009</w:t>
        </w:r>
      </w:hyperlink>
      <w:r>
        <w:t>.</w:t>
      </w:r>
    </w:p>
    <w:p w14:paraId="4926FF75" w14:textId="77777777" w:rsidR="00B4174F" w:rsidRDefault="00000000">
      <w:pPr>
        <w:pStyle w:val="Bibliography"/>
      </w:pPr>
      <w:bookmarkStart w:id="524" w:name="ref-pebesma2004gstat"/>
      <w:bookmarkEnd w:id="523"/>
      <w:r>
        <w:t xml:space="preserve">Pebesma, Edzer J. 2004. “Multivariable Geostatistics in S: The Gstat Package.” </w:t>
      </w:r>
      <w:r>
        <w:rPr>
          <w:i/>
          <w:iCs/>
        </w:rPr>
        <w:t>Computers &amp; Geosciences</w:t>
      </w:r>
      <w:r>
        <w:t xml:space="preserve"> 30: 683–91. </w:t>
      </w:r>
      <w:hyperlink r:id="rId34">
        <w:r w:rsidR="00B4174F">
          <w:rPr>
            <w:rStyle w:val="Hyperlink"/>
          </w:rPr>
          <w:t>https://doi.org/10.1016/j.cageo.2004.03.012</w:t>
        </w:r>
      </w:hyperlink>
      <w:r>
        <w:t>.</w:t>
      </w:r>
    </w:p>
    <w:p w14:paraId="7822FD19" w14:textId="77777777" w:rsidR="00B4174F" w:rsidRDefault="00000000">
      <w:pPr>
        <w:pStyle w:val="Bibliography"/>
      </w:pPr>
      <w:bookmarkStart w:id="525" w:name="ref-pelletier2018predicting"/>
      <w:bookmarkEnd w:id="524"/>
      <w:r>
        <w:t xml:space="preserve">Pelletier, Tara A., Bryan C. Carstens, David C. Tank, Jack Sullivan, and Anahı́ Espı́ndola. 2018. “Predicting Plant Conservation Priorities on a Global Scale.” </w:t>
      </w:r>
      <w:r>
        <w:rPr>
          <w:i/>
          <w:iCs/>
        </w:rPr>
        <w:t>Proceedings of the National Academy of Sciences</w:t>
      </w:r>
      <w:r>
        <w:t xml:space="preserve"> 115 (51): 13027–32.</w:t>
      </w:r>
    </w:p>
    <w:p w14:paraId="7154A0DD" w14:textId="77777777" w:rsidR="00B4174F" w:rsidRDefault="00000000">
      <w:pPr>
        <w:pStyle w:val="Bibliography"/>
      </w:pPr>
      <w:bookmarkStart w:id="526" w:name="ref-pili2025correcting"/>
      <w:bookmarkEnd w:id="525"/>
      <w:r>
        <w:t xml:space="preserve">Pili, Arman, Boris Leroy, and Damaris Zurell. 2025. “Correcting Environmental Sampling Bias Improves Transferability of Species Distribution Models.” </w:t>
      </w:r>
      <w:r>
        <w:rPr>
          <w:i/>
          <w:iCs/>
        </w:rPr>
        <w:t>Ecography</w:t>
      </w:r>
      <w:r>
        <w:t xml:space="preserve"> 2025 (10): e08002.</w:t>
      </w:r>
    </w:p>
    <w:p w14:paraId="56AC36FE" w14:textId="77777777" w:rsidR="00B4174F" w:rsidRDefault="00000000">
      <w:pPr>
        <w:pStyle w:val="Bibliography"/>
      </w:pPr>
      <w:bookmarkStart w:id="527" w:name="ref-pimm2015many"/>
      <w:bookmarkEnd w:id="526"/>
      <w:r>
        <w:lastRenderedPageBreak/>
        <w:t xml:space="preserve">Pimm, Stuart L., and Lucas N. Joppa. 2015. “How Many Plant Species Are There, Where Are They, and at What Rate Are They Going Extinct?” </w:t>
      </w:r>
      <w:r>
        <w:rPr>
          <w:i/>
          <w:iCs/>
        </w:rPr>
        <w:t>Annals of the Missouri Botanical Garden</w:t>
      </w:r>
      <w:r>
        <w:t xml:space="preserve"> 100 (3): 170–76.</w:t>
      </w:r>
    </w:p>
    <w:p w14:paraId="27C6A017" w14:textId="77777777" w:rsidR="00B4174F" w:rsidRDefault="00000000">
      <w:pPr>
        <w:pStyle w:val="Bibliography"/>
      </w:pPr>
      <w:bookmarkStart w:id="528" w:name="ref-rcoreteam2026r"/>
      <w:bookmarkEnd w:id="527"/>
      <w:r>
        <w:t xml:space="preserve">R Core Team. 2026. </w:t>
      </w:r>
      <w:r>
        <w:rPr>
          <w:i/>
          <w:iCs/>
        </w:rPr>
        <w:t>R: A Language and Environment for Statistical Computing</w:t>
      </w:r>
      <w:r>
        <w:t xml:space="preserve">. R Foundation for Statistical Computing. </w:t>
      </w:r>
      <w:hyperlink r:id="rId35">
        <w:r w:rsidR="00B4174F">
          <w:rPr>
            <w:rStyle w:val="Hyperlink"/>
          </w:rPr>
          <w:t>https://doi.org/10.32614/R.manuals</w:t>
        </w:r>
      </w:hyperlink>
      <w:r>
        <w:t>.</w:t>
      </w:r>
    </w:p>
    <w:p w14:paraId="09F868D4" w14:textId="77777777" w:rsidR="00B4174F" w:rsidRDefault="00000000">
      <w:pPr>
        <w:pStyle w:val="Bibliography"/>
      </w:pPr>
      <w:bookmarkStart w:id="529" w:name="ref-ReischChristoph2018Acom"/>
      <w:bookmarkEnd w:id="528"/>
      <w:r>
        <w:t xml:space="preserve">Reisch, Christoph, Christoph Schmid, and Florian Hartig. 2018. “A Comparison of Methods for Estimating Plant Population Size.” </w:t>
      </w:r>
      <w:r>
        <w:rPr>
          <w:i/>
          <w:iCs/>
        </w:rPr>
        <w:t>Biodiversity and Conservation</w:t>
      </w:r>
      <w:r>
        <w:t xml:space="preserve"> (Dordrecht) 27 (8): 2021–28.</w:t>
      </w:r>
    </w:p>
    <w:p w14:paraId="19DA31A9" w14:textId="77777777" w:rsidR="00B4174F" w:rsidRDefault="00000000">
      <w:pPr>
        <w:pStyle w:val="Bibliography"/>
      </w:pPr>
      <w:bookmarkStart w:id="530" w:name="ref-rominger2019application"/>
      <w:bookmarkEnd w:id="529"/>
      <w:r>
        <w:t xml:space="preserve">Rominger, Kody, and Susan E. Meyer. 2019. “Application of UAV-Based Methodology for Census of an Endangered Plant Species in a Fragile Habitat.” </w:t>
      </w:r>
      <w:r>
        <w:rPr>
          <w:i/>
          <w:iCs/>
        </w:rPr>
        <w:t>Remote Sensing</w:t>
      </w:r>
      <w:r>
        <w:t xml:space="preserve"> 11 (6): 719.</w:t>
      </w:r>
    </w:p>
    <w:p w14:paraId="62AFCD0D" w14:textId="77777777" w:rsidR="00B4174F" w:rsidRDefault="00000000">
      <w:pPr>
        <w:pStyle w:val="Bibliography"/>
      </w:pPr>
      <w:bookmarkStart w:id="531" w:name="ref-schorr2013using"/>
      <w:bookmarkEnd w:id="530"/>
      <w:r>
        <w:t xml:space="preserve">Schorr, Robert A. 2013. “Using Distance Sampling to Estimate Density and Abundance of Saussurea Weberi Hultén (Weber’s Saw-Wort).” </w:t>
      </w:r>
      <w:r>
        <w:rPr>
          <w:i/>
          <w:iCs/>
        </w:rPr>
        <w:t>The Southwestern Naturalist</w:t>
      </w:r>
      <w:r>
        <w:t xml:space="preserve"> 58 (3): 378–83.</w:t>
      </w:r>
    </w:p>
    <w:p w14:paraId="0D5A4F75" w14:textId="77777777" w:rsidR="00B4174F" w:rsidRDefault="00000000">
      <w:pPr>
        <w:pStyle w:val="Bibliography"/>
      </w:pPr>
      <w:bookmarkStart w:id="532" w:name="ref-smith2023including"/>
      <w:bookmarkEnd w:id="531"/>
      <w:r>
        <w:t xml:space="preserve">Smith, Adam B., Stephen J. Murphy, David Henderson, and Kelley D. Erickson. 2023. “Including Imprecisely Georeferenced Specimens Improves Accuracy of Species Distribution Models and Estimates of Niche Breadth.” </w:t>
      </w:r>
      <w:r>
        <w:rPr>
          <w:i/>
          <w:iCs/>
        </w:rPr>
        <w:t>Global Ecology and Biogeography</w:t>
      </w:r>
      <w:r>
        <w:t xml:space="preserve"> 32 (3): 342–55.</w:t>
      </w:r>
    </w:p>
    <w:p w14:paraId="5CA6E5E9" w14:textId="77777777" w:rsidR="00B4174F" w:rsidRDefault="00000000">
      <w:pPr>
        <w:pStyle w:val="Bibliography"/>
      </w:pPr>
      <w:bookmarkStart w:id="533" w:name="ref-sofaer2019area"/>
      <w:bookmarkEnd w:id="532"/>
      <w:r>
        <w:t xml:space="preserve">Sofaer, Helen R., Jennifer A. Hoeting, and Catherine S. Jarnevich. 2019. “The Area Under the Precision-Recall Curve as a Performance Metric for Rare Binary Events.” </w:t>
      </w:r>
      <w:r>
        <w:rPr>
          <w:i/>
          <w:iCs/>
        </w:rPr>
        <w:t>Methods in Ecology and Evolution</w:t>
      </w:r>
      <w:r>
        <w:t xml:space="preserve"> 10 (4): 565–77.</w:t>
      </w:r>
    </w:p>
    <w:p w14:paraId="09CF1482" w14:textId="77777777" w:rsidR="00B4174F" w:rsidRDefault="00000000">
      <w:pPr>
        <w:pStyle w:val="Bibliography"/>
      </w:pPr>
      <w:bookmarkStart w:id="534" w:name="ref-soro2024"/>
      <w:bookmarkEnd w:id="533"/>
      <w:r>
        <w:rPr>
          <w:i/>
          <w:iCs/>
        </w:rPr>
        <w:t>Southern Rocky Mountain Herbaria Portal</w:t>
      </w:r>
      <w:r>
        <w:t xml:space="preserve">. n.d. </w:t>
      </w:r>
      <w:hyperlink r:id="rId36">
        <w:r w:rsidR="00B4174F">
          <w:rPr>
            <w:rStyle w:val="Hyperlink"/>
          </w:rPr>
          <w:t>Https://www.soroherbaria.org/portal</w:t>
        </w:r>
      </w:hyperlink>
      <w:r>
        <w:t>.</w:t>
      </w:r>
    </w:p>
    <w:p w14:paraId="6852722D" w14:textId="77777777" w:rsidR="00B4174F" w:rsidRDefault="00000000">
      <w:pPr>
        <w:pStyle w:val="Bibliography"/>
      </w:pPr>
      <w:bookmarkStart w:id="535" w:name="ref-stockwell2002effects"/>
      <w:bookmarkEnd w:id="534"/>
      <w:r>
        <w:t xml:space="preserve">Stockwell, David RB, and A. Townsend Peterson. 2002. “Effects of Sample Size on Accuracy of Species Distribution Models.” </w:t>
      </w:r>
      <w:r>
        <w:rPr>
          <w:i/>
          <w:iCs/>
        </w:rPr>
        <w:t>Ecological Modelling</w:t>
      </w:r>
      <w:r>
        <w:t xml:space="preserve"> 148 (1): 1–13.</w:t>
      </w:r>
    </w:p>
    <w:p w14:paraId="3DF315F8" w14:textId="77777777" w:rsidR="00B4174F" w:rsidRDefault="00000000">
      <w:pPr>
        <w:pStyle w:val="Bibliography"/>
      </w:pPr>
      <w:bookmarkStart w:id="536" w:name="ref-stolar2015accounting"/>
      <w:bookmarkEnd w:id="535"/>
      <w:r>
        <w:t xml:space="preserve">Stolar, Jessica, and Scott E. Nielsen. 2015. “Accounting for Spatially Biased Sampling Effort in Presence-Only Species Distribution Modelling.” </w:t>
      </w:r>
      <w:r>
        <w:rPr>
          <w:i/>
          <w:iCs/>
        </w:rPr>
        <w:t>Diversity and Distributions</w:t>
      </w:r>
      <w:r>
        <w:t xml:space="preserve"> 21 (5): 595–608.</w:t>
      </w:r>
    </w:p>
    <w:p w14:paraId="319E9AF8" w14:textId="77777777" w:rsidR="00B4174F" w:rsidRDefault="00000000">
      <w:pPr>
        <w:pStyle w:val="Bibliography"/>
      </w:pPr>
      <w:bookmarkStart w:id="537" w:name="ref-syfert2014using"/>
      <w:bookmarkEnd w:id="536"/>
      <w:r>
        <w:t xml:space="preserve">Syfert, Mindy M., Lucas Joppa, Matthew J. Smith, David A. Coomes, Steven P. Bachman, and Neil A. Brummitt. 2014. “Using Species Distribution Models to Inform IUCN Red List Assessments.” </w:t>
      </w:r>
      <w:r>
        <w:rPr>
          <w:i/>
          <w:iCs/>
        </w:rPr>
        <w:t>Biological Conservation</w:t>
      </w:r>
      <w:r>
        <w:t xml:space="preserve"> 177: 174–84.</w:t>
      </w:r>
    </w:p>
    <w:p w14:paraId="2CABE7B3" w14:textId="77777777" w:rsidR="00B4174F" w:rsidRDefault="00000000">
      <w:pPr>
        <w:pStyle w:val="Bibliography"/>
      </w:pPr>
      <w:bookmarkStart w:id="538" w:name="ref-tuanmu2014global"/>
      <w:bookmarkEnd w:id="537"/>
      <w:r>
        <w:t xml:space="preserve">Tuanmu, Mao-Ning, and Walter Jetz. 2014. “A Global 1-Km Consensus Land-Cover Product for Biodiversity and Ecosystem Modelling.” </w:t>
      </w:r>
      <w:r>
        <w:rPr>
          <w:i/>
          <w:iCs/>
        </w:rPr>
        <w:t>Global Ecology and Biogeography</w:t>
      </w:r>
      <w:r>
        <w:t xml:space="preserve"> 23 (9): 1031–45.</w:t>
      </w:r>
    </w:p>
    <w:p w14:paraId="59E47C11" w14:textId="77777777" w:rsidR="00B4174F" w:rsidRDefault="00000000">
      <w:pPr>
        <w:pStyle w:val="Bibliography"/>
      </w:pPr>
      <w:bookmarkStart w:id="539" w:name="ref-usfws2016ssa"/>
      <w:bookmarkEnd w:id="538"/>
      <w:r>
        <w:t xml:space="preserve">USFWS. 2016. </w:t>
      </w:r>
      <w:r>
        <w:rPr>
          <w:i/>
          <w:iCs/>
        </w:rPr>
        <w:t>USFWS Species Status Assessment Framework: an integrated analytical framework for conservation 3.4</w:t>
      </w:r>
      <w:r>
        <w:t>. U.S. Fish; Wildlife Service.</w:t>
      </w:r>
    </w:p>
    <w:p w14:paraId="2D78814D" w14:textId="77777777" w:rsidR="00B4174F" w:rsidRDefault="00000000">
      <w:pPr>
        <w:pStyle w:val="Bibliography"/>
      </w:pPr>
      <w:bookmarkStart w:id="540" w:name="ref-vakayil2026twinning"/>
      <w:bookmarkEnd w:id="539"/>
      <w:r>
        <w:lastRenderedPageBreak/>
        <w:t xml:space="preserve">Vakayil, Akhil, and Roshan Joseph. 2026. </w:t>
      </w:r>
      <w:r>
        <w:rPr>
          <w:i/>
          <w:iCs/>
        </w:rPr>
        <w:t>Twinning: Data Twinning</w:t>
      </w:r>
      <w:r>
        <w:t xml:space="preserve">. </w:t>
      </w:r>
      <w:hyperlink r:id="rId37">
        <w:r w:rsidR="00B4174F">
          <w:rPr>
            <w:rStyle w:val="Hyperlink"/>
          </w:rPr>
          <w:t>https://doi.org/10.32614/CRAN.package.twinning</w:t>
        </w:r>
      </w:hyperlink>
      <w:r>
        <w:t>.</w:t>
      </w:r>
    </w:p>
    <w:p w14:paraId="03053ABF" w14:textId="77777777" w:rsidR="00B4174F" w:rsidRDefault="00000000">
      <w:pPr>
        <w:pStyle w:val="Bibliography"/>
      </w:pPr>
      <w:bookmarkStart w:id="541" w:name="ref-wager2014confidence"/>
      <w:bookmarkEnd w:id="540"/>
      <w:r>
        <w:t xml:space="preserve">Wager, Stefan, Trevor Hastie, and Bradley Efron. 2014. “Confidence Intervals for Random Forests: The Jackknife and the Infinitesimal Jackknife.” </w:t>
      </w:r>
      <w:r>
        <w:rPr>
          <w:i/>
          <w:iCs/>
        </w:rPr>
        <w:t>The Journal of Machine Learning Research</w:t>
      </w:r>
      <w:r>
        <w:t xml:space="preserve"> 15 (1): 1625–51.</w:t>
      </w:r>
    </w:p>
    <w:p w14:paraId="7AAB67B5" w14:textId="77777777" w:rsidR="00B4174F" w:rsidRDefault="00000000">
      <w:pPr>
        <w:pStyle w:val="Bibliography"/>
      </w:pPr>
      <w:bookmarkStart w:id="542" w:name="ref-wang2016locally"/>
      <w:bookmarkEnd w:id="541"/>
      <w:r>
        <w:t xml:space="preserve">Wang, Tongli, Andreas Hamann, Dave Spittlehouse, and Carlos Carroll. 2016. “Locally Downscaled and Spatially Customizable Climate Data for Historical and Future Periods for North America.” </w:t>
      </w:r>
      <w:r>
        <w:rPr>
          <w:i/>
          <w:iCs/>
        </w:rPr>
        <w:t>PloS One</w:t>
      </w:r>
      <w:r>
        <w:t xml:space="preserve"> 11 (6): e0156720.</w:t>
      </w:r>
    </w:p>
    <w:p w14:paraId="1CB67F0C" w14:textId="77777777" w:rsidR="00B4174F" w:rsidRDefault="00000000">
      <w:pPr>
        <w:pStyle w:val="Bibliography"/>
      </w:pPr>
      <w:bookmarkStart w:id="543" w:name="ref-waples2024practical"/>
      <w:bookmarkEnd w:id="542"/>
      <w:r>
        <w:t xml:space="preserve">Waples, Robin S. 2024. “Practical Application of the Linkage Disequilibrium Method for Estimating Contemporary Effective Population Size: A Review.” </w:t>
      </w:r>
      <w:r>
        <w:rPr>
          <w:i/>
          <w:iCs/>
        </w:rPr>
        <w:t>Molecular Ecology Resources</w:t>
      </w:r>
      <w:r>
        <w:t xml:space="preserve"> 24 (1): e13879.</w:t>
      </w:r>
    </w:p>
    <w:p w14:paraId="2034B62B" w14:textId="77777777" w:rsidR="00B4174F" w:rsidRDefault="00000000">
      <w:pPr>
        <w:pStyle w:val="Bibliography"/>
      </w:pPr>
      <w:bookmarkStart w:id="544" w:name="ref-wisz2008effects"/>
      <w:bookmarkEnd w:id="543"/>
      <w:r>
        <w:t xml:space="preserve">Wisz, Mary Suzanne, RJ Hijmans, Jin Li, et al. 2008. “Effects of Sample Size on the Performance of Species Distribution Models.” </w:t>
      </w:r>
      <w:r>
        <w:rPr>
          <w:i/>
          <w:iCs/>
        </w:rPr>
        <w:t>Diversity and Distributions</w:t>
      </w:r>
      <w:r>
        <w:t xml:space="preserve"> 14 (5): 763–73.</w:t>
      </w:r>
    </w:p>
    <w:p w14:paraId="213D5C0D" w14:textId="77777777" w:rsidR="00B4174F" w:rsidRDefault="00000000">
      <w:pPr>
        <w:pStyle w:val="Bibliography"/>
      </w:pPr>
      <w:bookmarkStart w:id="545" w:name="ref-wright2017ranger"/>
      <w:bookmarkEnd w:id="544"/>
      <w:r>
        <w:t xml:space="preserve">Wright, Marvin N., and Andreas Ziegler. 2017. “ranger: A Fast Implementation of Random Forests for High Dimensional Data in C++ and R.” </w:t>
      </w:r>
      <w:r>
        <w:rPr>
          <w:i/>
          <w:iCs/>
        </w:rPr>
        <w:t>Journal of Statistical Software</w:t>
      </w:r>
      <w:r>
        <w:t xml:space="preserve"> 77 (1): 1–17. </w:t>
      </w:r>
      <w:hyperlink r:id="rId38">
        <w:r w:rsidR="00B4174F">
          <w:rPr>
            <w:rStyle w:val="Hyperlink"/>
          </w:rPr>
          <w:t>https://doi.org/10.18637/jss.v077.i01</w:t>
        </w:r>
      </w:hyperlink>
      <w:r>
        <w:t>.</w:t>
      </w:r>
    </w:p>
    <w:p w14:paraId="4A011CB0" w14:textId="77777777" w:rsidR="00B4174F" w:rsidRDefault="00000000">
      <w:pPr>
        <w:pStyle w:val="Bibliography"/>
      </w:pPr>
      <w:bookmarkStart w:id="546" w:name="ref-wu2022whitebox"/>
      <w:bookmarkEnd w:id="545"/>
      <w:r>
        <w:t xml:space="preserve">Wu, Qiusheng, and Andrew Brown. 2022. </w:t>
      </w:r>
      <w:r>
        <w:rPr>
          <w:i/>
          <w:iCs/>
        </w:rPr>
        <w:t>’Whitebox’: ’WhiteboxTools’ r Frontend</w:t>
      </w:r>
      <w:r>
        <w:t xml:space="preserve">. </w:t>
      </w:r>
      <w:hyperlink r:id="rId39">
        <w:r w:rsidR="00B4174F">
          <w:rPr>
            <w:rStyle w:val="Hyperlink"/>
          </w:rPr>
          <w:t>https://CRAN.R-project.org/package=whitebox</w:t>
        </w:r>
      </w:hyperlink>
      <w:r>
        <w:t>.</w:t>
      </w:r>
    </w:p>
    <w:p w14:paraId="27B66E18" w14:textId="77777777" w:rsidR="00B4174F" w:rsidRDefault="00000000">
      <w:pPr>
        <w:pStyle w:val="Bibliography"/>
      </w:pPr>
      <w:bookmarkStart w:id="547" w:name="ref-zellweger2019advances"/>
      <w:bookmarkEnd w:id="546"/>
      <w:r>
        <w:t xml:space="preserve">Zellweger, Florian, Pieter De Frenne, Jonathan Lenoir, Duccio Rocchini, and David Coomes. 2019. “Advances in Microclimate Ecology Arising from Remote Sensing.” </w:t>
      </w:r>
      <w:r>
        <w:rPr>
          <w:i/>
          <w:iCs/>
        </w:rPr>
        <w:t>Trends in Ecology &amp; Evolution</w:t>
      </w:r>
      <w:r>
        <w:t xml:space="preserve"> 34 (4): 327–41.</w:t>
      </w:r>
    </w:p>
    <w:p w14:paraId="1CAA669D" w14:textId="77777777" w:rsidR="00B4174F" w:rsidRDefault="00000000">
      <w:pPr>
        <w:pStyle w:val="Bibliography"/>
      </w:pPr>
      <w:bookmarkStart w:id="548" w:name="ref-zimmer2023field"/>
      <w:bookmarkEnd w:id="547"/>
      <w:r>
        <w:t xml:space="preserve">Zimmer, Scott N., Kenneth W. Holsinger, and Carol A. Dawson. 2023. “A Field-Validated Ensemble Species Distribution Model of Eriogonum Pelinophilum, an Endangered Subshrub in Colorado, USA.” </w:t>
      </w:r>
      <w:r>
        <w:rPr>
          <w:i/>
          <w:iCs/>
        </w:rPr>
        <w:t>Ecology and Evolution</w:t>
      </w:r>
      <w:r>
        <w:t xml:space="preserve"> 13 (12): e10816.</w:t>
      </w:r>
    </w:p>
    <w:p w14:paraId="502F4AFC" w14:textId="77777777" w:rsidR="00B4174F" w:rsidRDefault="00000000">
      <w:pPr>
        <w:pStyle w:val="Bibliography"/>
      </w:pPr>
      <w:bookmarkStart w:id="549" w:name="ref-zvoleff2020glcm"/>
      <w:bookmarkEnd w:id="548"/>
      <w:r>
        <w:t xml:space="preserve">Zvoleff, Alex. 2020. </w:t>
      </w:r>
      <w:r>
        <w:rPr>
          <w:i/>
          <w:iCs/>
        </w:rPr>
        <w:t>glcm: Calculate Textures from Grey-Level Co-Occurrence Matrices (GLCMs)</w:t>
      </w:r>
      <w:r>
        <w:t xml:space="preserve">. </w:t>
      </w:r>
      <w:hyperlink r:id="rId40">
        <w:r w:rsidR="00B4174F">
          <w:rPr>
            <w:rStyle w:val="Hyperlink"/>
          </w:rPr>
          <w:t>https://CRAN.R-project.org/package=glcm</w:t>
        </w:r>
      </w:hyperlink>
      <w:r>
        <w:t>.</w:t>
      </w:r>
      <w:bookmarkEnd w:id="145"/>
      <w:bookmarkEnd w:id="411"/>
      <w:bookmarkEnd w:id="461"/>
      <w:bookmarkEnd w:id="463"/>
      <w:bookmarkEnd w:id="549"/>
    </w:p>
    <w:sectPr w:rsidR="00B4174F">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6" w:author="Benkendorf, Reed" w:date="2026-08-16T14:04:00Z" w:initials="BR">
    <w:p w14:paraId="08296760" w14:textId="77777777" w:rsidR="000E2160" w:rsidRDefault="000E2160" w:rsidP="000E2160">
      <w:r>
        <w:rPr>
          <w:rStyle w:val="CommentReference"/>
        </w:rPr>
        <w:annotationRef/>
      </w:r>
      <w:r>
        <w:rPr>
          <w:sz w:val="20"/>
          <w:szCs w:val="20"/>
        </w:rPr>
        <w:t>change CB in this manuscript to "Gothic".</w:t>
      </w:r>
    </w:p>
  </w:comment>
  <w:comment w:id="200" w:author="Benkendorf, Reed" w:date="2026-08-16T11:55:00Z" w:initials="BR">
    <w:p w14:paraId="5F6738C3" w14:textId="77777777" w:rsidR="00802474" w:rsidRDefault="00802474" w:rsidP="00802474">
      <w:r>
        <w:rPr>
          <w:rStyle w:val="CommentReference"/>
        </w:rPr>
        <w:annotationRef/>
      </w:r>
      <w:r>
        <w:rPr>
          <w:sz w:val="20"/>
          <w:szCs w:val="20"/>
        </w:rPr>
        <w:t xml:space="preserve">this must be wrong... at least ~3.8x were generated for finest resolution. </w:t>
      </w:r>
    </w:p>
  </w:comment>
  <w:comment w:id="249" w:author="Benkendorf, Reed" w:date="2026-08-16T11:58:00Z" w:initials="BR">
    <w:p w14:paraId="57CE895E" w14:textId="77777777" w:rsidR="000C0A54" w:rsidRDefault="000C0A54" w:rsidP="000C0A54">
      <w:r>
        <w:rPr>
          <w:rStyle w:val="CommentReference"/>
        </w:rPr>
        <w:annotationRef/>
      </w:r>
      <w:r>
        <w:rPr>
          <w:sz w:val="20"/>
          <w:szCs w:val="20"/>
        </w:rPr>
        <w:t>and check this code</w:t>
      </w:r>
    </w:p>
  </w:comment>
  <w:comment w:id="280" w:author="Benkendorf, Reed" w:date="2026-08-16T12:27:00Z" w:initials="BR">
    <w:p w14:paraId="6DA4EBE1" w14:textId="77777777" w:rsidR="00AD398F" w:rsidRDefault="00D51397" w:rsidP="00AD398F">
      <w:r>
        <w:rPr>
          <w:rStyle w:val="CommentReference"/>
        </w:rPr>
        <w:annotationRef/>
      </w:r>
      <w:r w:rsidR="00AD398F">
        <w:rPr>
          <w:sz w:val="20"/>
          <w:szCs w:val="20"/>
        </w:rPr>
        <w:t xml:space="preserve">xtitle: </w:t>
      </w:r>
    </w:p>
    <w:p w14:paraId="6AFA0EEC" w14:textId="77777777" w:rsidR="00AD398F" w:rsidRDefault="00AD398F" w:rsidP="00AD398F"/>
    <w:p w14:paraId="161B5B10" w14:textId="77777777" w:rsidR="00AD398F" w:rsidRDefault="00AD398F" w:rsidP="00AD398F">
      <w:r>
        <w:rPr>
          <w:color w:val="262626"/>
          <w:sz w:val="20"/>
          <w:szCs w:val="20"/>
        </w:rPr>
        <w:t xml:space="preserve">area under the precision-recall curve </w:t>
      </w:r>
    </w:p>
    <w:p w14:paraId="45FA344B" w14:textId="77777777" w:rsidR="00AD398F" w:rsidRDefault="00AD398F" w:rsidP="00AD398F"/>
  </w:comment>
  <w:comment w:id="294" w:author="Benkendorf, Reed" w:date="2026-08-16T12:29:00Z" w:initials="BR">
    <w:p w14:paraId="2B13E432" w14:textId="22BC507C" w:rsidR="00D51397" w:rsidRDefault="00D51397" w:rsidP="00D51397">
      <w:r>
        <w:rPr>
          <w:rStyle w:val="CommentReference"/>
        </w:rPr>
        <w:annotationRef/>
      </w:r>
      <w:r>
        <w:rPr>
          <w:sz w:val="20"/>
          <w:szCs w:val="20"/>
        </w:rPr>
        <w:t>will need to add details on sample size for each of the resolutions:</w:t>
      </w:r>
    </w:p>
    <w:p w14:paraId="35262DF4" w14:textId="77777777" w:rsidR="00D51397" w:rsidRDefault="00D51397" w:rsidP="00D51397"/>
    <w:p w14:paraId="14BDB0AD" w14:textId="77777777" w:rsidR="00D51397" w:rsidRDefault="00D51397" w:rsidP="00D51397">
      <w:r>
        <w:rPr>
          <w:sz w:val="20"/>
          <w:szCs w:val="20"/>
        </w:rPr>
        <w:t>Upper left:</w:t>
      </w:r>
    </w:p>
    <w:p w14:paraId="4C2F97D1" w14:textId="77777777" w:rsidR="00D51397" w:rsidRDefault="00D51397" w:rsidP="00D51397"/>
    <w:p w14:paraId="58E004E4" w14:textId="77777777" w:rsidR="00D51397" w:rsidRDefault="00D51397" w:rsidP="00D51397">
      <w:r>
        <w:rPr>
          <w:sz w:val="20"/>
          <w:szCs w:val="20"/>
        </w:rPr>
        <w:t>'Occurrences: XXX'</w:t>
      </w:r>
    </w:p>
    <w:p w14:paraId="2528821C" w14:textId="77777777" w:rsidR="00D51397" w:rsidRDefault="00D51397" w:rsidP="00D51397">
      <w:r>
        <w:rPr>
          <w:sz w:val="20"/>
          <w:szCs w:val="20"/>
        </w:rPr>
        <w:t>above each PA, Absences: XXX</w:t>
      </w:r>
    </w:p>
    <w:p w14:paraId="1E143980" w14:textId="77777777" w:rsidR="00D51397" w:rsidRDefault="00D51397" w:rsidP="00D51397"/>
    <w:p w14:paraId="7B1ACD01" w14:textId="77777777" w:rsidR="00D51397" w:rsidRDefault="00D51397" w:rsidP="00D51397"/>
  </w:comment>
  <w:comment w:id="311" w:author="Benkendorf, Reed" w:date="2026-08-16T12:32:00Z" w:initials="BR">
    <w:p w14:paraId="4BA0C894" w14:textId="77777777" w:rsidR="00D51397" w:rsidRDefault="00D51397" w:rsidP="00D51397">
      <w:r>
        <w:rPr>
          <w:rStyle w:val="CommentReference"/>
        </w:rPr>
        <w:annotationRef/>
      </w:r>
      <w:r>
        <w:rPr>
          <w:sz w:val="20"/>
          <w:szCs w:val="20"/>
        </w:rPr>
        <w:t>xlab:</w:t>
      </w:r>
    </w:p>
    <w:p w14:paraId="723BABC8" w14:textId="77777777" w:rsidR="00D51397" w:rsidRDefault="00D51397" w:rsidP="00D51397"/>
    <w:p w14:paraId="763A0593" w14:textId="77777777" w:rsidR="00D51397" w:rsidRDefault="00D51397" w:rsidP="00D51397">
      <w:r>
        <w:rPr>
          <w:sz w:val="20"/>
          <w:szCs w:val="20"/>
        </w:rPr>
        <w:t>Mean Absolute Error (plants / 3m^2 quadrat)</w:t>
      </w:r>
    </w:p>
    <w:p w14:paraId="2AF4C43A" w14:textId="77777777" w:rsidR="00D51397" w:rsidRDefault="00D51397" w:rsidP="00D51397"/>
    <w:p w14:paraId="0B18A73C" w14:textId="77777777" w:rsidR="00D51397" w:rsidRDefault="00D51397" w:rsidP="00D51397">
      <w:r>
        <w:rPr>
          <w:sz w:val="20"/>
          <w:szCs w:val="20"/>
        </w:rPr>
        <w:t>Drop side bae to be:</w:t>
      </w:r>
    </w:p>
    <w:p w14:paraId="4BD46B2F" w14:textId="77777777" w:rsidR="00D51397" w:rsidRDefault="00D51397" w:rsidP="00D51397"/>
    <w:p w14:paraId="1ABC0F4D" w14:textId="77777777" w:rsidR="00D51397" w:rsidRDefault="00D51397" w:rsidP="00D51397">
      <w:r>
        <w:rPr>
          <w:sz w:val="20"/>
          <w:szCs w:val="20"/>
        </w:rPr>
        <w:t xml:space="preserve">XBG Tweedie (with shapes for spatial/ non-spatial). </w:t>
      </w:r>
    </w:p>
  </w:comment>
  <w:comment w:id="336" w:author="Benkendorf, Reed" w:date="2026-08-16T12:36:00Z" w:initials="BR">
    <w:p w14:paraId="31A3F8DD" w14:textId="77777777" w:rsidR="003845F5" w:rsidRDefault="003845F5" w:rsidP="003845F5">
      <w:r>
        <w:rPr>
          <w:rStyle w:val="CommentReference"/>
        </w:rPr>
        <w:annotationRef/>
      </w:r>
      <w:r>
        <w:rPr>
          <w:sz w:val="20"/>
          <w:szCs w:val="20"/>
        </w:rPr>
        <w:t>Title:</w:t>
      </w:r>
    </w:p>
    <w:p w14:paraId="7A8EFA8B" w14:textId="77777777" w:rsidR="003845F5" w:rsidRDefault="003845F5" w:rsidP="003845F5"/>
    <w:p w14:paraId="5A2E928B" w14:textId="77777777" w:rsidR="003845F5" w:rsidRDefault="003845F5" w:rsidP="003845F5">
      <w:r>
        <w:rPr>
          <w:sz w:val="20"/>
          <w:szCs w:val="20"/>
        </w:rPr>
        <w:t>"Final ENM for Eriogonum coloradense"</w:t>
      </w:r>
    </w:p>
    <w:p w14:paraId="47B8B57D" w14:textId="77777777" w:rsidR="003845F5" w:rsidRDefault="003845F5" w:rsidP="003845F5">
      <w:r>
        <w:rPr>
          <w:sz w:val="20"/>
          <w:szCs w:val="20"/>
        </w:rPr>
        <w:t xml:space="preserve">sub:  "Post field work phase 1, and ground truth iteration ". </w:t>
      </w:r>
    </w:p>
    <w:p w14:paraId="141751D5" w14:textId="77777777" w:rsidR="003845F5" w:rsidRDefault="003845F5" w:rsidP="003845F5"/>
    <w:p w14:paraId="5DAB0E8D" w14:textId="77777777" w:rsidR="003845F5" w:rsidRDefault="003845F5" w:rsidP="003845F5">
      <w:r>
        <w:rPr>
          <w:sz w:val="20"/>
          <w:szCs w:val="20"/>
        </w:rPr>
        <w:t xml:space="preserve">For each extent box, tag with letter label on grey BG. </w:t>
      </w:r>
    </w:p>
    <w:p w14:paraId="065A1D94" w14:textId="77777777" w:rsidR="003845F5" w:rsidRDefault="003845F5" w:rsidP="003845F5"/>
    <w:p w14:paraId="4A2D6EE3" w14:textId="77777777" w:rsidR="003845F5" w:rsidRDefault="003845F5" w:rsidP="003845F5">
      <w:r>
        <w:rPr>
          <w:sz w:val="20"/>
          <w:szCs w:val="20"/>
        </w:rPr>
        <w:t xml:space="preserve">shift coche extent 8km to the west. pad south and north 2km. </w:t>
      </w:r>
    </w:p>
    <w:p w14:paraId="4C03D62D" w14:textId="77777777" w:rsidR="003845F5" w:rsidRDefault="003845F5" w:rsidP="003845F5"/>
    <w:p w14:paraId="4A3C62C6" w14:textId="77777777" w:rsidR="003845F5" w:rsidRDefault="003845F5" w:rsidP="003845F5">
      <w:r>
        <w:rPr>
          <w:sz w:val="20"/>
          <w:szCs w:val="20"/>
        </w:rPr>
        <w:t xml:space="preserve">Drop N arrow on panel A, place elsewhere on pane if at all. </w:t>
      </w:r>
    </w:p>
    <w:p w14:paraId="09A62B63" w14:textId="77777777" w:rsidR="003845F5" w:rsidRDefault="003845F5" w:rsidP="003845F5"/>
    <w:p w14:paraId="0763F3D0" w14:textId="77777777" w:rsidR="003845F5" w:rsidRDefault="003845F5" w:rsidP="003845F5">
      <w:r>
        <w:rPr>
          <w:sz w:val="20"/>
          <w:szCs w:val="20"/>
        </w:rPr>
        <w:t xml:space="preserve">enhance legend size, make at least 1.5x wide. Include black line for sens/spec_sens, whichever binary cut is chosen. </w:t>
      </w:r>
    </w:p>
  </w:comment>
  <w:comment w:id="335" w:author="Benkendorf, Reed" w:date="2026-08-16T13:51:00Z" w:initials="BR">
    <w:p w14:paraId="6B9E97EE" w14:textId="77777777" w:rsidR="007A0F76" w:rsidRDefault="007A0F76" w:rsidP="007A0F76">
      <w:r>
        <w:rPr>
          <w:rStyle w:val="CommentReference"/>
        </w:rPr>
        <w:annotationRef/>
      </w:r>
      <w:r>
        <w:rPr>
          <w:sz w:val="20"/>
          <w:szCs w:val="20"/>
        </w:rPr>
        <w:t>and dupe this. There should be an additional layer, show</w:t>
      </w:r>
    </w:p>
    <w:p w14:paraId="3E377854" w14:textId="77777777" w:rsidR="007A0F76" w:rsidRDefault="007A0F76" w:rsidP="007A0F76"/>
    <w:p w14:paraId="710FF386" w14:textId="77777777" w:rsidR="007A0F76" w:rsidRDefault="007A0F76" w:rsidP="007A0F76">
      <w:r>
        <w:rPr>
          <w:sz w:val="20"/>
          <w:szCs w:val="20"/>
        </w:rPr>
        <w:t xml:space="preserve">iter0 modelling, iter1 modelling, as diffs in the appendix. </w:t>
      </w:r>
    </w:p>
    <w:p w14:paraId="0BFE40B0" w14:textId="77777777" w:rsidR="007A0F76" w:rsidRDefault="007A0F76" w:rsidP="007A0F76"/>
    <w:p w14:paraId="756D5316" w14:textId="77777777" w:rsidR="007A0F76" w:rsidRDefault="007A0F76" w:rsidP="007A0F76"/>
  </w:comment>
  <w:comment w:id="337" w:author="Benkendorf, Reed" w:date="2026-08-16T12:57:00Z" w:initials="BR">
    <w:p w14:paraId="425DC066" w14:textId="77777777" w:rsidR="00AD398F" w:rsidRDefault="00AD398F" w:rsidP="00AD398F">
      <w:r>
        <w:rPr>
          <w:rStyle w:val="CommentReference"/>
        </w:rPr>
        <w:annotationRef/>
      </w:r>
      <w:r>
        <w:rPr>
          <w:sz w:val="20"/>
          <w:szCs w:val="20"/>
        </w:rPr>
        <w:t>Title:</w:t>
      </w:r>
    </w:p>
    <w:p w14:paraId="21AADA94" w14:textId="77777777" w:rsidR="00AD398F" w:rsidRDefault="00AD398F" w:rsidP="00AD398F"/>
    <w:p w14:paraId="32902B38" w14:textId="77777777" w:rsidR="00AD398F" w:rsidRDefault="00AD398F" w:rsidP="00AD398F">
      <w:r>
        <w:rPr>
          <w:sz w:val="20"/>
          <w:szCs w:val="20"/>
        </w:rPr>
        <w:t>'Final Predicted Density, plants per pixel'</w:t>
      </w:r>
    </w:p>
    <w:p w14:paraId="5FD6D9CF" w14:textId="77777777" w:rsidR="00AD398F" w:rsidRDefault="00AD398F" w:rsidP="00AD398F"/>
    <w:p w14:paraId="506ECB91" w14:textId="77777777" w:rsidR="00AD398F" w:rsidRDefault="00AD398F" w:rsidP="00AD398F">
      <w:r>
        <w:rPr>
          <w:sz w:val="20"/>
          <w:szCs w:val="20"/>
        </w:rPr>
        <w:t>Subtitle: "Post field work phase 1, and ground truth iteration".</w:t>
      </w:r>
    </w:p>
    <w:p w14:paraId="45844CB2" w14:textId="77777777" w:rsidR="00AD398F" w:rsidRDefault="00AD398F" w:rsidP="00AD398F"/>
    <w:p w14:paraId="7F7F2C64" w14:textId="77777777" w:rsidR="00AD398F" w:rsidRDefault="00AD398F" w:rsidP="00AD398F">
      <w:r>
        <w:rPr>
          <w:sz w:val="20"/>
          <w:szCs w:val="20"/>
        </w:rPr>
        <w:t xml:space="preserve">A,C,E  = Ensure extents are exactly equivalent to previous panel. </w:t>
      </w:r>
    </w:p>
    <w:p w14:paraId="4CD6EF77" w14:textId="77777777" w:rsidR="00AD398F" w:rsidRDefault="00AD398F" w:rsidP="00AD398F"/>
    <w:p w14:paraId="6CAD7AB9" w14:textId="77777777" w:rsidR="00AD398F" w:rsidRDefault="00AD398F" w:rsidP="00AD398F">
      <w:r>
        <w:rPr>
          <w:sz w:val="20"/>
          <w:szCs w:val="20"/>
        </w:rPr>
        <w:t xml:space="preserve">F - Ensure that 1000m, are not used, but km for consistency. </w:t>
      </w:r>
    </w:p>
    <w:p w14:paraId="564A0AE2" w14:textId="77777777" w:rsidR="00AD398F" w:rsidRDefault="00AD398F" w:rsidP="00AD398F"/>
    <w:p w14:paraId="71906DB8" w14:textId="77777777" w:rsidR="00AD398F" w:rsidRDefault="00AD398F" w:rsidP="00AD398F">
      <w:r>
        <w:rPr>
          <w:sz w:val="20"/>
          <w:szCs w:val="20"/>
        </w:rPr>
        <w:t xml:space="preserve">B - Crested Butte will require a site name. </w:t>
      </w:r>
    </w:p>
    <w:p w14:paraId="4CCE2215" w14:textId="77777777" w:rsidR="00AD398F" w:rsidRDefault="00AD398F" w:rsidP="00AD398F">
      <w:r>
        <w:rPr>
          <w:sz w:val="20"/>
          <w:szCs w:val="20"/>
        </w:rPr>
        <w:t>D - might require a site name</w:t>
      </w:r>
    </w:p>
    <w:p w14:paraId="2AE430D3" w14:textId="77777777" w:rsidR="00AD398F" w:rsidRDefault="00AD398F" w:rsidP="00AD398F">
      <w:r>
        <w:rPr>
          <w:sz w:val="20"/>
          <w:szCs w:val="20"/>
        </w:rPr>
        <w:t xml:space="preserve">F - Possibly require a site name.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8296760" w15:done="0"/>
  <w15:commentEx w15:paraId="5F6738C3" w15:done="0"/>
  <w15:commentEx w15:paraId="57CE895E" w15:done="0"/>
  <w15:commentEx w15:paraId="45FA344B" w15:done="0"/>
  <w15:commentEx w15:paraId="7B1ACD01" w15:done="0"/>
  <w15:commentEx w15:paraId="1ABC0F4D" w15:done="0"/>
  <w15:commentEx w15:paraId="0763F3D0" w15:done="0"/>
  <w15:commentEx w15:paraId="756D5316" w15:done="0"/>
  <w15:commentEx w15:paraId="2AE430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DFB7271" w16cex:dateUtc="2026-08-16T21:04:00Z"/>
  <w16cex:commentExtensible w16cex:durableId="49540290" w16cex:dateUtc="2026-08-16T18:55:00Z"/>
  <w16cex:commentExtensible w16cex:durableId="171A39C1" w16cex:dateUtc="2026-08-16T18:58:00Z"/>
  <w16cex:commentExtensible w16cex:durableId="4AE8DE17" w16cex:dateUtc="2026-08-16T19:27:00Z"/>
  <w16cex:commentExtensible w16cex:durableId="0CDE46DD" w16cex:dateUtc="2026-08-16T19:29:00Z"/>
  <w16cex:commentExtensible w16cex:durableId="75F4B66D" w16cex:dateUtc="2026-08-16T19:32:00Z"/>
  <w16cex:commentExtensible w16cex:durableId="2DAC623F" w16cex:dateUtc="2026-08-16T19:36:00Z"/>
  <w16cex:commentExtensible w16cex:durableId="33A1E2A7" w16cex:dateUtc="2026-08-16T20:51:00Z"/>
  <w16cex:commentExtensible w16cex:durableId="2592250A" w16cex:dateUtc="2026-08-16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8296760" w16cid:durableId="3DFB7271"/>
  <w16cid:commentId w16cid:paraId="5F6738C3" w16cid:durableId="49540290"/>
  <w16cid:commentId w16cid:paraId="57CE895E" w16cid:durableId="171A39C1"/>
  <w16cid:commentId w16cid:paraId="45FA344B" w16cid:durableId="4AE8DE17"/>
  <w16cid:commentId w16cid:paraId="7B1ACD01" w16cid:durableId="0CDE46DD"/>
  <w16cid:commentId w16cid:paraId="1ABC0F4D" w16cid:durableId="75F4B66D"/>
  <w16cid:commentId w16cid:paraId="0763F3D0" w16cid:durableId="2DAC623F"/>
  <w16cid:commentId w16cid:paraId="756D5316" w16cid:durableId="33A1E2A7"/>
  <w16cid:commentId w16cid:paraId="2AE430D3" w16cid:durableId="2592250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86C13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4FE56DD"/>
    <w:multiLevelType w:val="hybridMultilevel"/>
    <w:tmpl w:val="AEE4CCF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1E578B"/>
    <w:multiLevelType w:val="hybridMultilevel"/>
    <w:tmpl w:val="228841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90661B"/>
    <w:multiLevelType w:val="hybridMultilevel"/>
    <w:tmpl w:val="CA6E72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478578">
    <w:abstractNumId w:val="0"/>
  </w:num>
  <w:num w:numId="2" w16cid:durableId="212735956">
    <w:abstractNumId w:val="1"/>
  </w:num>
  <w:num w:numId="3" w16cid:durableId="248198049">
    <w:abstractNumId w:val="3"/>
  </w:num>
  <w:num w:numId="4" w16cid:durableId="18529406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enkendorf, Reed">
    <w15:presenceInfo w15:providerId="AD" w15:userId="S::Benkendorf.Reed@bcg.com::21c1ad26-78d0-456f-86e0-338016a8cdc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74F"/>
    <w:rsid w:val="000204C7"/>
    <w:rsid w:val="00037397"/>
    <w:rsid w:val="00037621"/>
    <w:rsid w:val="000549FD"/>
    <w:rsid w:val="00061F4C"/>
    <w:rsid w:val="0006548E"/>
    <w:rsid w:val="00093C98"/>
    <w:rsid w:val="00095E7B"/>
    <w:rsid w:val="000C0A54"/>
    <w:rsid w:val="000C59DD"/>
    <w:rsid w:val="000E2160"/>
    <w:rsid w:val="000E5977"/>
    <w:rsid w:val="000E7696"/>
    <w:rsid w:val="0012696D"/>
    <w:rsid w:val="00163BC6"/>
    <w:rsid w:val="00176472"/>
    <w:rsid w:val="0017662C"/>
    <w:rsid w:val="001C6B9A"/>
    <w:rsid w:val="001C79FE"/>
    <w:rsid w:val="001E0389"/>
    <w:rsid w:val="001F71FB"/>
    <w:rsid w:val="00221BA3"/>
    <w:rsid w:val="00260A01"/>
    <w:rsid w:val="0026525C"/>
    <w:rsid w:val="00286674"/>
    <w:rsid w:val="002C03FB"/>
    <w:rsid w:val="002E61FB"/>
    <w:rsid w:val="00305BE6"/>
    <w:rsid w:val="00332C12"/>
    <w:rsid w:val="00365A32"/>
    <w:rsid w:val="00384294"/>
    <w:rsid w:val="003845F5"/>
    <w:rsid w:val="003A3C5C"/>
    <w:rsid w:val="003A51C4"/>
    <w:rsid w:val="003B3B17"/>
    <w:rsid w:val="003C3691"/>
    <w:rsid w:val="003F1727"/>
    <w:rsid w:val="00415040"/>
    <w:rsid w:val="004715C2"/>
    <w:rsid w:val="004775C4"/>
    <w:rsid w:val="004A524B"/>
    <w:rsid w:val="004E6AC5"/>
    <w:rsid w:val="005100FB"/>
    <w:rsid w:val="0053703E"/>
    <w:rsid w:val="0056494C"/>
    <w:rsid w:val="005E428A"/>
    <w:rsid w:val="00623CD4"/>
    <w:rsid w:val="00625DD3"/>
    <w:rsid w:val="0064427B"/>
    <w:rsid w:val="00654DEE"/>
    <w:rsid w:val="006816C5"/>
    <w:rsid w:val="0069726F"/>
    <w:rsid w:val="006C6C40"/>
    <w:rsid w:val="0070114F"/>
    <w:rsid w:val="007042AA"/>
    <w:rsid w:val="00706F11"/>
    <w:rsid w:val="00720412"/>
    <w:rsid w:val="00754C0C"/>
    <w:rsid w:val="007A0F76"/>
    <w:rsid w:val="007F1A48"/>
    <w:rsid w:val="00800B59"/>
    <w:rsid w:val="00802474"/>
    <w:rsid w:val="0082421B"/>
    <w:rsid w:val="0083503E"/>
    <w:rsid w:val="00844A00"/>
    <w:rsid w:val="00845387"/>
    <w:rsid w:val="00884A05"/>
    <w:rsid w:val="0089013E"/>
    <w:rsid w:val="008E52D4"/>
    <w:rsid w:val="009338AD"/>
    <w:rsid w:val="009B2B85"/>
    <w:rsid w:val="009F43C2"/>
    <w:rsid w:val="00A145E1"/>
    <w:rsid w:val="00A71ED6"/>
    <w:rsid w:val="00A96984"/>
    <w:rsid w:val="00A97675"/>
    <w:rsid w:val="00AB1D60"/>
    <w:rsid w:val="00AD398F"/>
    <w:rsid w:val="00AD6F58"/>
    <w:rsid w:val="00AE4DEA"/>
    <w:rsid w:val="00B101FF"/>
    <w:rsid w:val="00B24A4B"/>
    <w:rsid w:val="00B251A4"/>
    <w:rsid w:val="00B37BFD"/>
    <w:rsid w:val="00B4174F"/>
    <w:rsid w:val="00B44048"/>
    <w:rsid w:val="00B5230F"/>
    <w:rsid w:val="00B90524"/>
    <w:rsid w:val="00BB07F8"/>
    <w:rsid w:val="00BB6C70"/>
    <w:rsid w:val="00BC6E4C"/>
    <w:rsid w:val="00BF30AD"/>
    <w:rsid w:val="00C047A5"/>
    <w:rsid w:val="00C057FC"/>
    <w:rsid w:val="00C118E4"/>
    <w:rsid w:val="00C332ED"/>
    <w:rsid w:val="00C37152"/>
    <w:rsid w:val="00C552B8"/>
    <w:rsid w:val="00C85E16"/>
    <w:rsid w:val="00C92838"/>
    <w:rsid w:val="00CE49DE"/>
    <w:rsid w:val="00CF5C83"/>
    <w:rsid w:val="00D00CE5"/>
    <w:rsid w:val="00D10449"/>
    <w:rsid w:val="00D24A88"/>
    <w:rsid w:val="00D51397"/>
    <w:rsid w:val="00D832C8"/>
    <w:rsid w:val="00DB1B49"/>
    <w:rsid w:val="00DE1C71"/>
    <w:rsid w:val="00E41E89"/>
    <w:rsid w:val="00EB4560"/>
    <w:rsid w:val="00EC540E"/>
    <w:rsid w:val="00EE1D8F"/>
    <w:rsid w:val="00F3089A"/>
    <w:rsid w:val="00F56F0E"/>
    <w:rsid w:val="00FF3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366C2"/>
  <w15:docId w15:val="{03DD6521-2473-7146-9DC8-15FA7DB1B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Revision">
    <w:name w:val="Revision"/>
    <w:hidden/>
    <w:rsid w:val="00B24A4B"/>
    <w:pPr>
      <w:spacing w:after="0"/>
    </w:pPr>
  </w:style>
  <w:style w:type="character" w:styleId="FollowedHyperlink">
    <w:name w:val="FollowedHyperlink"/>
    <w:basedOn w:val="DefaultParagraphFont"/>
    <w:rsid w:val="0070114F"/>
    <w:rPr>
      <w:color w:val="96607D" w:themeColor="followedHyperlink"/>
      <w:u w:val="single"/>
    </w:rPr>
  </w:style>
  <w:style w:type="character" w:styleId="CommentReference">
    <w:name w:val="annotation reference"/>
    <w:basedOn w:val="DefaultParagraphFont"/>
    <w:rsid w:val="00802474"/>
    <w:rPr>
      <w:sz w:val="16"/>
      <w:szCs w:val="16"/>
    </w:rPr>
  </w:style>
  <w:style w:type="paragraph" w:styleId="CommentText">
    <w:name w:val="annotation text"/>
    <w:basedOn w:val="Normal"/>
    <w:link w:val="CommentTextChar"/>
    <w:rsid w:val="00802474"/>
    <w:rPr>
      <w:sz w:val="20"/>
      <w:szCs w:val="20"/>
    </w:rPr>
  </w:style>
  <w:style w:type="character" w:customStyle="1" w:styleId="CommentTextChar">
    <w:name w:val="Comment Text Char"/>
    <w:basedOn w:val="DefaultParagraphFont"/>
    <w:link w:val="CommentText"/>
    <w:rsid w:val="00802474"/>
    <w:rPr>
      <w:sz w:val="20"/>
      <w:szCs w:val="20"/>
    </w:rPr>
  </w:style>
  <w:style w:type="paragraph" w:styleId="CommentSubject">
    <w:name w:val="annotation subject"/>
    <w:basedOn w:val="CommentText"/>
    <w:next w:val="CommentText"/>
    <w:link w:val="CommentSubjectChar"/>
    <w:rsid w:val="00802474"/>
    <w:rPr>
      <w:b/>
      <w:bCs/>
    </w:rPr>
  </w:style>
  <w:style w:type="character" w:customStyle="1" w:styleId="CommentSubjectChar">
    <w:name w:val="Comment Subject Char"/>
    <w:basedOn w:val="CommentTextChar"/>
    <w:link w:val="CommentSubject"/>
    <w:rsid w:val="0080247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github.com/jeffreyevans/spatialEco" TargetMode="External"/><Relationship Id="rId39" Type="http://schemas.openxmlformats.org/officeDocument/2006/relationships/hyperlink" Target="https://CRAN.R-project.org/package=whitebox" TargetMode="External"/><Relationship Id="rId21" Type="http://schemas.openxmlformats.org/officeDocument/2006/relationships/hyperlink" Target="https://doi.org/10.1111/nph.19592" TargetMode="External"/><Relationship Id="rId34" Type="http://schemas.openxmlformats.org/officeDocument/2006/relationships/hyperlink" Target="https://doi.org/10.1016/j.cageo.2004.03.012" TargetMode="External"/><Relationship Id="rId42" Type="http://schemas.microsoft.com/office/2011/relationships/people" Target="people.xm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fs.fed.us" TargetMode="External"/><Relationship Id="rId29" Type="http://schemas.openxmlformats.org/officeDocument/2006/relationships/hyperlink" Target="https://www.inaturalist.org" TargetMode="External"/><Relationship Id="rId41"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www.cell.com/trends/ecology-evolution/fulltext/S0169-5347(18)30304-5" TargetMode="External"/><Relationship Id="rId24" Type="http://schemas.openxmlformats.org/officeDocument/2006/relationships/hyperlink" Target="https://doi.org/10.18637/jss.v105.i03" TargetMode="External"/><Relationship Id="rId32" Type="http://schemas.openxmlformats.org/officeDocument/2006/relationships/hyperlink" Target="https://doi.org/10.1111/ecog.01881" TargetMode="External"/><Relationship Id="rId37" Type="http://schemas.openxmlformats.org/officeDocument/2006/relationships/hyperlink" Target="https://doi.org/10.32614/CRAN.package.twinning" TargetMode="External"/><Relationship Id="rId40" Type="http://schemas.openxmlformats.org/officeDocument/2006/relationships/hyperlink" Target="https://CRAN.R-project.org/package=glcm" TargetMode="External"/><Relationship Id="rId5" Type="http://schemas.openxmlformats.org/officeDocument/2006/relationships/comments" Target="comments.xml"/><Relationship Id="rId15" Type="http://schemas.openxmlformats.org/officeDocument/2006/relationships/image" Target="media/image3.png"/><Relationship Id="rId23" Type="http://schemas.openxmlformats.org/officeDocument/2006/relationships/hyperlink" Target="https://doi.org/10.1111/2041-210X.14332" TargetMode="External"/><Relationship Id="rId28" Type="http://schemas.openxmlformats.org/officeDocument/2006/relationships/hyperlink" Target="https://doi.org/10.32614/CRAN.package.dismo" TargetMode="External"/><Relationship Id="rId36" Type="http://schemas.openxmlformats.org/officeDocument/2006/relationships/hyperlink" Target="https://www.soroherbaria.org/portal" TargetMode="External"/><Relationship Id="rId10" Type="http://schemas.openxmlformats.org/officeDocument/2006/relationships/hyperlink" Target="https://onlinelibrary.wiley.com/doi/full/10.1111/ddi.13795" TargetMode="External"/><Relationship Id="rId19" Type="http://schemas.openxmlformats.org/officeDocument/2006/relationships/hyperlink" Target="https://onlinelibrary.wiley.com/doi/10.1111/ecog.01132" TargetMode="External"/><Relationship Id="rId31" Type="http://schemas.openxmlformats.org/officeDocument/2006/relationships/hyperlink" Target="https://doi.org/10.18637/jss.v036.i11" TargetMode="External"/><Relationship Id="rId4" Type="http://schemas.openxmlformats.org/officeDocument/2006/relationships/webSettings" Target="webSettings.xml"/><Relationship Id="rId9" Type="http://schemas.openxmlformats.org/officeDocument/2006/relationships/hyperlink" Target="https://onlinelibrary.wiley.com/doi/10.1111/ele.12189" TargetMode="External"/><Relationship Id="rId14" Type="http://schemas.openxmlformats.org/officeDocument/2006/relationships/image" Target="media/image2.png"/><Relationship Id="rId22" Type="http://schemas.openxmlformats.org/officeDocument/2006/relationships/hyperlink" Target="https://doi.org/10.1111/2041-210X.13399" TargetMode="External"/><Relationship Id="rId27" Type="http://schemas.openxmlformats.org/officeDocument/2006/relationships/hyperlink" Target="https://doi.org/10.32614/CRAN.package.terra" TargetMode="External"/><Relationship Id="rId30" Type="http://schemas.openxmlformats.org/officeDocument/2006/relationships/hyperlink" Target="https://www.tidymodels.org" TargetMode="External"/><Relationship Id="rId35" Type="http://schemas.openxmlformats.org/officeDocument/2006/relationships/hyperlink" Target="https://doi.org/10.32614/R.manuals" TargetMode="External"/><Relationship Id="rId43" Type="http://schemas.openxmlformats.org/officeDocument/2006/relationships/theme" Target="theme/theme1.xml"/><Relationship Id="rId8" Type="http://schemas.microsoft.com/office/2018/08/relationships/commentsExtensible" Target="commentsExtensible.xml"/><Relationship Id="rId3" Type="http://schemas.openxmlformats.org/officeDocument/2006/relationships/settings" Target="settings.xml"/><Relationship Id="rId12" Type="http://schemas.openxmlformats.org/officeDocument/2006/relationships/hyperlink" Target="https://www.nature.com/articles/s41559-026-03125-y" TargetMode="External"/><Relationship Id="rId17" Type="http://schemas.openxmlformats.org/officeDocument/2006/relationships/image" Target="media/image5.png"/><Relationship Id="rId25" Type="http://schemas.openxmlformats.org/officeDocument/2006/relationships/hyperlink" Target="https://doi.org/10.18637/jss.v076.i13" TargetMode="External"/><Relationship Id="rId33" Type="http://schemas.openxmlformats.org/officeDocument/2006/relationships/hyperlink" Target="https://doi.org/10.32614/RJ-2018-009" TargetMode="External"/><Relationship Id="rId38" Type="http://schemas.openxmlformats.org/officeDocument/2006/relationships/hyperlink" Target="https://doi.org/10.18637/jss.v077.i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20</Pages>
  <Words>6914</Words>
  <Characters>41693</Characters>
  <Application>Microsoft Office Word</Application>
  <DocSecurity>0</DocSecurity>
  <Lines>683</Lines>
  <Paragraphs>211</Paragraphs>
  <ScaleCrop>false</ScaleCrop>
  <HeadingPairs>
    <vt:vector size="2" baseType="variant">
      <vt:variant>
        <vt:lpstr>Title</vt:lpstr>
      </vt:variant>
      <vt:variant>
        <vt:i4>1</vt:i4>
      </vt:variant>
    </vt:vector>
  </HeadingPairs>
  <TitlesOfParts>
    <vt:vector size="1" baseType="lpstr">
      <vt:lpstr>Using ecological niche modelling for population mapping, and census sizes estimations of a rare plant</vt:lpstr>
    </vt:vector>
  </TitlesOfParts>
  <Company/>
  <LinksUpToDate>false</LinksUpToDate>
  <CharactersWithSpaces>48396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ecological niche modelling for population mapping, and census sizes estimations of a rare plant</dc:title>
  <dc:creator>Benkendorf, Reed</dc:creator>
  <cp:keywords>species distribution model, occupancy, census size estimates</cp:keywords>
  <cp:lastModifiedBy>Benkendorf, Reed</cp:lastModifiedBy>
  <cp:revision>120</cp:revision>
  <dcterms:created xsi:type="dcterms:W3CDTF">2026-08-16T18:13:00Z</dcterms:created>
  <dcterms:modified xsi:type="dcterms:W3CDTF">2026-08-16T22:20:00Z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Aim) Species distribution models (SDMs) are rarely field-verified at landscape scales, and it remains unclear whether their predictions — especially at fine spatial resolutions — can reliably guide the detection of new populations and sub-populations of rare plants, or support estimates of population census size. We tested whether SDMs built at different resolutions, combined with distance-based sampling and density modelling, can achieve both. Location) South-central Rocky Mountains, Colorado, U.S.A. Methods) We compiled occurrence records for Eriogonum coloradense, a rare narrow endemic, from iNaturalist and regional herbaria, and built random forest SDMs at three spatial resolutions (3, 1, and 1/3 arc-second). Before evaluating any model, we first ground-truthed the raw occurrence dataset itself — revisiting existing, previously reported localities to confirm what was actually present — rather than relying on model predictions to guide us to already-known populations. We then tested model predictions using a spatially balanced, adaptive occupancy-based sampling design, classifying newly discovered sites as extensions of known populations, new sub-populations, or new populations based on their Euclidean and least-cost distance from existing occurrences. Plant density was modelled using five machine-learning approaches (XGBoost, light gradient boosting) under spatial and non-spatial cross-validation, and combined with modelled population boundaries to estimate census size. Results) Main Conclusions)</vt:lpwstr>
  </property>
  <property fmtid="{D5CDD505-2E9C-101B-9397-08002B2CF9AE}" pid="3" name="always_allow_html">
    <vt:lpwstr>True</vt:lpwstr>
  </property>
  <property fmtid="{D5CDD505-2E9C-101B-9397-08002B2CF9AE}" pid="4" name="bibliography">
    <vt:lpwstr>../../citations/citations.bib</vt:lpwstr>
  </property>
  <property fmtid="{D5CDD505-2E9C-101B-9397-08002B2CF9AE}" pid="5" name="csl">
    <vt:lpwstr>../../citations/chicago-author-date.csl</vt:lpwstr>
  </property>
  <property fmtid="{D5CDD505-2E9C-101B-9397-08002B2CF9AE}" pid="6" name="header-includes">
    <vt:lpwstr/>
  </property>
  <property fmtid="{D5CDD505-2E9C-101B-9397-08002B2CF9AE}" pid="7" name="link-citations">
    <vt:lpwstr>True</vt:lpwstr>
  </property>
  <property fmtid="{D5CDD505-2E9C-101B-9397-08002B2CF9AE}" pid="8" name="orcid">
    <vt:lpwstr>Reed Benkendorf https://orcid.org/0000-0003-3110-6687 Jeremie Fant https://orcid.org/0000-0001-9276-1111 Sophie Taddeo https://orcid.org/0000-0002-7789-1417</vt:lpwstr>
  </property>
  <property fmtid="{D5CDD505-2E9C-101B-9397-08002B2CF9AE}" pid="9" name="output">
    <vt:lpwstr/>
  </property>
  <property fmtid="{D5CDD505-2E9C-101B-9397-08002B2CF9AE}" pid="10" name="MSIP_Label_b0d5c4f4-7a29-4385-b7a5-afbe2154ae6f_Enabled">
    <vt:lpwstr>true</vt:lpwstr>
  </property>
  <property fmtid="{D5CDD505-2E9C-101B-9397-08002B2CF9AE}" pid="11" name="MSIP_Label_b0d5c4f4-7a29-4385-b7a5-afbe2154ae6f_SetDate">
    <vt:lpwstr>2026-08-16T18:13:09Z</vt:lpwstr>
  </property>
  <property fmtid="{D5CDD505-2E9C-101B-9397-08002B2CF9AE}" pid="12" name="MSIP_Label_b0d5c4f4-7a29-4385-b7a5-afbe2154ae6f_Method">
    <vt:lpwstr>Standard</vt:lpwstr>
  </property>
  <property fmtid="{D5CDD505-2E9C-101B-9397-08002B2CF9AE}" pid="13" name="MSIP_Label_b0d5c4f4-7a29-4385-b7a5-afbe2154ae6f_Name">
    <vt:lpwstr>Confidential</vt:lpwstr>
  </property>
  <property fmtid="{D5CDD505-2E9C-101B-9397-08002B2CF9AE}" pid="14" name="MSIP_Label_b0d5c4f4-7a29-4385-b7a5-afbe2154ae6f_SiteId">
    <vt:lpwstr>2dfb2f0b-4d21-4268-9559-72926144c918</vt:lpwstr>
  </property>
  <property fmtid="{D5CDD505-2E9C-101B-9397-08002B2CF9AE}" pid="15" name="MSIP_Label_b0d5c4f4-7a29-4385-b7a5-afbe2154ae6f_ActionId">
    <vt:lpwstr>8fc7ee25-fe5e-4b86-932a-e2ade474a01b</vt:lpwstr>
  </property>
  <property fmtid="{D5CDD505-2E9C-101B-9397-08002B2CF9AE}" pid="16" name="MSIP_Label_b0d5c4f4-7a29-4385-b7a5-afbe2154ae6f_ContentBits">
    <vt:lpwstr>0</vt:lpwstr>
  </property>
  <property fmtid="{D5CDD505-2E9C-101B-9397-08002B2CF9AE}" pid="17" name="MSIP_Label_b0d5c4f4-7a29-4385-b7a5-afbe2154ae6f_Tag">
    <vt:lpwstr>50, 3, 0, 1</vt:lpwstr>
  </property>
</Properties>
</file>